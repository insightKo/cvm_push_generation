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1C3F86" w14:textId="257200C4" w:rsidR="00674AEF" w:rsidRPr="002D6A10" w:rsidRDefault="00674AEF" w:rsidP="00674AEF">
      <w:pPr>
        <w:jc w:val="right"/>
        <w:rPr>
          <w:rFonts w:ascii="Calibri" w:hAnsi="Calibri"/>
          <w:noProof/>
          <w:sz w:val="22"/>
          <w:szCs w:val="22"/>
        </w:rPr>
      </w:pPr>
      <w:r>
        <w:rPr>
          <w:rFonts w:ascii="Calibri" w:hAnsi="Calibri"/>
          <w:noProof/>
          <w:sz w:val="22"/>
          <w:szCs w:val="22"/>
        </w:rPr>
        <w:t xml:space="preserve">Приложение № </w:t>
      </w:r>
      <w:permStart w:id="1199202548" w:edGrp="everyone"/>
      <w:r>
        <w:rPr>
          <w:rFonts w:ascii="Calibri" w:hAnsi="Calibri"/>
          <w:noProof/>
          <w:sz w:val="22"/>
          <w:szCs w:val="22"/>
        </w:rPr>
        <w:t>117</w:t>
      </w:r>
      <w:permEnd w:id="1199202548"/>
    </w:p>
    <w:p w14:paraId="5EBDC348" w14:textId="77777777" w:rsidR="00674AEF" w:rsidRPr="002D6A10" w:rsidRDefault="00674AEF" w:rsidP="00674AEF">
      <w:pPr>
        <w:jc w:val="right"/>
        <w:rPr>
          <w:rFonts w:ascii="Calibri" w:hAnsi="Calibri"/>
          <w:noProof/>
          <w:sz w:val="22"/>
          <w:szCs w:val="22"/>
        </w:rPr>
      </w:pPr>
      <w:r>
        <w:rPr>
          <w:rFonts w:ascii="Calibri" w:hAnsi="Calibri"/>
          <w:noProof/>
          <w:sz w:val="22"/>
          <w:szCs w:val="22"/>
        </w:rPr>
        <w:t xml:space="preserve">   к </w:t>
      </w:r>
      <w:r>
        <w:rPr>
          <w:rFonts w:ascii="Calibri" w:hAnsi="Calibri" w:cs="Arial"/>
          <w:snapToGrid w:val="0"/>
        </w:rPr>
        <w:t xml:space="preserve">ДОГОВОРУ ВОЗМЕЗДНОГО ОКАЗАНИЯ УСЛУГ </w:t>
      </w:r>
      <w:permStart w:id="965628304" w:edGrp="everyone"/>
      <w:r>
        <w:rPr>
          <w:rFonts w:ascii="Calibri" w:hAnsi="Calibri" w:cs="Arial"/>
          <w:snapToGrid w:val="0"/>
        </w:rPr>
        <w:t>№</w:t>
      </w:r>
      <w:r>
        <w:rPr>
          <w:rFonts w:ascii="Calibri" w:hAnsi="Calibri"/>
          <w:sz w:val="22"/>
          <w:szCs w:val="22"/>
        </w:rPr>
        <w:t>262575/УК/ДПМ/2020</w:t>
      </w:r>
      <w:permEnd w:id="965628304"/>
    </w:p>
    <w:p w14:paraId="30F98590" w14:textId="77777777" w:rsidR="00674AEF" w:rsidRPr="002D6A10" w:rsidRDefault="00674AEF" w:rsidP="00674AEF">
      <w:pPr>
        <w:jc w:val="right"/>
        <w:rPr>
          <w:rFonts w:ascii="Calibri" w:hAnsi="Calibri"/>
          <w:noProof/>
          <w:sz w:val="22"/>
          <w:szCs w:val="22"/>
        </w:rPr>
      </w:pPr>
      <w:r>
        <w:rPr>
          <w:rFonts w:ascii="Calibri" w:hAnsi="Calibri"/>
          <w:noProof/>
          <w:sz w:val="22"/>
          <w:szCs w:val="22"/>
        </w:rPr>
        <w:t xml:space="preserve">от </w:t>
      </w:r>
      <w:permStart w:id="1472938036" w:edGrp="everyone"/>
      <w:r>
        <w:rPr>
          <w:rFonts w:ascii="Calibri" w:hAnsi="Calibri"/>
          <w:sz w:val="22"/>
          <w:szCs w:val="22"/>
        </w:rPr>
        <w:t xml:space="preserve">«28» октября 2020 </w:t>
      </w:r>
      <w:r>
        <w:rPr>
          <w:rFonts w:ascii="Calibri" w:hAnsi="Calibri"/>
          <w:noProof/>
          <w:sz w:val="22"/>
          <w:szCs w:val="22"/>
        </w:rPr>
        <w:t>г.</w:t>
      </w:r>
    </w:p>
    <w:permEnd w:id="1472938036"/>
    <w:p w14:paraId="6F85A812" w14:textId="77777777" w:rsidR="00674AEF" w:rsidRPr="002D6A10" w:rsidRDefault="00674AEF" w:rsidP="00674AEF">
      <w:pPr>
        <w:jc w:val="center"/>
        <w:rPr>
          <w:rFonts w:ascii="Calibri" w:hAnsi="Calibri"/>
          <w:b/>
          <w:noProof/>
          <w:sz w:val="22"/>
          <w:szCs w:val="22"/>
        </w:rPr>
      </w:pPr>
    </w:p>
    <w:p w14:paraId="758DB4AB" w14:textId="77777777" w:rsidR="00674AEF" w:rsidRPr="00DB7D79" w:rsidRDefault="00674AEF" w:rsidP="00674AEF">
      <w:pPr>
        <w:jc w:val="center"/>
        <w:rPr>
          <w:rFonts w:ascii="Calibri" w:hAnsi="Calibri"/>
          <w:b/>
          <w:noProof/>
          <w:sz w:val="22"/>
          <w:szCs w:val="22"/>
          <w:lang w:val="en-US"/>
        </w:rPr>
      </w:pPr>
      <w:r>
        <w:rPr>
          <w:rFonts w:ascii="Calibri" w:hAnsi="Calibri"/>
          <w:b/>
          <w:noProof/>
          <w:sz w:val="22"/>
          <w:szCs w:val="22"/>
        </w:rPr>
        <w:t>Перечень услуг и стоимость</w:t>
      </w:r>
    </w:p>
    <w:p w14:paraId="58590752" w14:textId="77777777" w:rsidR="00674AEF" w:rsidRPr="002D6A10" w:rsidRDefault="00674AEF" w:rsidP="00674AEF">
      <w:pPr>
        <w:jc w:val="center"/>
        <w:rPr>
          <w:rFonts w:ascii="Calibri" w:hAnsi="Calibri"/>
          <w:noProof/>
          <w:sz w:val="22"/>
          <w:szCs w:val="22"/>
        </w:rPr>
      </w:pPr>
    </w:p>
    <w:p w14:paraId="6A7AB0B9" w14:textId="77777777" w:rsidR="00674AEF" w:rsidRPr="002D6A10" w:rsidRDefault="00674AEF" w:rsidP="00674AEF">
      <w:pPr>
        <w:jc w:val="center"/>
        <w:rPr>
          <w:rFonts w:ascii="Calibri" w:hAnsi="Calibri"/>
          <w:noProof/>
          <w:sz w:val="22"/>
          <w:szCs w:val="22"/>
        </w:rPr>
      </w:pPr>
      <w:permStart w:id="1127564453" w:edGrp="everyone"/>
      <w:r>
        <w:rPr>
          <w:rFonts w:ascii="Calibri" w:hAnsi="Calibri"/>
          <w:noProof/>
          <w:sz w:val="22"/>
          <w:szCs w:val="22"/>
        </w:rPr>
        <w:t xml:space="preserve">г. Москва </w:t>
      </w:r>
      <w:permEnd w:id="1127564453"/>
      <w:r>
        <w:rPr>
          <w:rFonts w:ascii="Calibri" w:hAnsi="Calibri"/>
          <w:noProof/>
          <w:sz w:val="22"/>
          <w:szCs w:val="22"/>
        </w:rPr>
        <w:tab/>
        <w:tab/>
        <w:tab/>
        <w:tab/>
        <w:tab/>
        <w:t xml:space="preserve">     </w:t>
        <w:tab/>
        <w:tab/>
        <w:tab/>
        <w:t xml:space="preserve">    </w:t>
      </w:r>
      <w:permStart w:id="349376259" w:edGrp="everyone"/>
      <w:r>
        <w:rPr>
          <w:rFonts w:ascii="Calibri" w:hAnsi="Calibri"/>
          <w:sz w:val="22"/>
          <w:szCs w:val="22"/>
        </w:rPr>
        <w:t xml:space="preserve">«__»_______ 2026 </w:t>
      </w:r>
      <w:r>
        <w:rPr>
          <w:rFonts w:ascii="Calibri" w:hAnsi="Calibri"/>
          <w:noProof/>
          <w:sz w:val="22"/>
          <w:szCs w:val="22"/>
        </w:rPr>
        <w:t>г.</w:t>
      </w:r>
      <w:permEnd w:id="349376259"/>
    </w:p>
    <w:p w14:paraId="7FDAA489" w14:textId="77777777" w:rsidR="00674AEF" w:rsidRPr="002D6A10" w:rsidRDefault="00674AEF" w:rsidP="00674AEF">
      <w:pPr>
        <w:jc w:val="center"/>
        <w:rPr>
          <w:rFonts w:ascii="Calibri" w:hAnsi="Calibri"/>
          <w:noProof/>
          <w:sz w:val="22"/>
          <w:szCs w:val="22"/>
        </w:rPr>
      </w:pPr>
    </w:p>
    <w:p w14:paraId="01E71B3A" w14:textId="77777777" w:rsidR="00674AEF" w:rsidRPr="00265CC7" w:rsidRDefault="00674AEF" w:rsidP="00674AEF">
      <w:pPr>
        <w:pStyle w:val="a6"/>
        <w:jc w:val="both"/>
        <w:rPr>
          <w:rFonts w:ascii="Calibri" w:hAnsi="Calibri" w:cs="Courier New"/>
          <w:sz w:val="22"/>
          <w:szCs w:val="22"/>
        </w:rPr>
      </w:pPr>
      <w:r>
        <w:rPr>
          <w:rFonts w:ascii="Calibri" w:hAnsi="Calibri"/>
          <w:sz w:val="22"/>
          <w:szCs w:val="22"/>
        </w:rPr>
        <w:t xml:space="preserve">  </w:t>
      </w:r>
      <w:permStart w:id="774317716" w:edGrp="everyone"/>
      <w:r>
        <w:rPr>
          <w:rFonts w:asciiTheme="minorHAnsi" w:hAnsiTheme="minorHAnsi" w:cstheme="minorHAnsi"/>
          <w:b/>
          <w:color w:val="000000"/>
          <w:sz w:val="22"/>
          <w:szCs w:val="22"/>
        </w:rPr>
        <w:t xml:space="preserve">АО «ДИКСИ Юг», </w:t>
      </w:r>
      <w:permEnd w:id="774317716"/>
      <w:r>
        <w:rPr>
          <w:rFonts w:ascii="Calibri" w:hAnsi="Calibri" w:cs="Courier New"/>
          <w:sz w:val="22"/>
          <w:szCs w:val="22"/>
        </w:rPr>
        <w:t xml:space="preserve">именуемое в дальнейшем «Заказчик», в лице </w:t>
      </w:r>
      <w:permStart w:id="1876905855" w:edGrp="everyone"/>
      <w:r>
        <w:rPr>
          <w:rFonts w:asciiTheme="minorHAnsi" w:hAnsiTheme="minorHAnsi" w:cstheme="minorHAnsi"/>
          <w:color w:val="000000"/>
          <w:sz w:val="22"/>
          <w:szCs w:val="22"/>
        </w:rPr>
        <w:t xml:space="preserve">Генерального директора управляющей организации Семёнова Юрия Павловича, </w:t>
      </w:r>
      <w:permEnd w:id="1876905855"/>
      <w:r>
        <w:rPr>
          <w:rFonts w:ascii="Calibri" w:hAnsi="Calibri" w:cs="Courier New"/>
          <w:sz w:val="22"/>
          <w:szCs w:val="22"/>
        </w:rPr>
        <w:t xml:space="preserve">действующего на основании </w:t>
      </w:r>
      <w:permStart w:id="2041122786" w:edGrp="everyone"/>
      <w:r>
        <w:rPr>
          <w:rFonts w:asciiTheme="minorHAnsi" w:hAnsiTheme="minorHAnsi" w:cstheme="minorHAnsi"/>
          <w:color w:val="000000"/>
          <w:sz w:val="22"/>
          <w:szCs w:val="22"/>
        </w:rPr>
        <w:t xml:space="preserve">Устава и Договора о передаче полномочий единоличного исполнительного органа №914-УК от 24.12.2012 г.,</w:t>
      </w:r>
      <w:r>
        <w:rPr>
          <w:color w:val="000000"/>
          <w:sz w:val="22"/>
          <w:szCs w:val="22"/>
        </w:rPr>
        <w:t xml:space="preserve"> </w:t>
      </w:r>
      <w:permEnd w:id="2041122786"/>
      <w:r>
        <w:rPr>
          <w:rFonts w:ascii="Calibri" w:hAnsi="Calibri" w:cs="Courier New"/>
          <w:sz w:val="22"/>
          <w:szCs w:val="22"/>
        </w:rPr>
        <w:t>с одной стороны,</w:t>
      </w:r>
    </w:p>
    <w:p w14:paraId="1A0C3280" w14:textId="77777777" w:rsidR="00674AEF" w:rsidRPr="002D6A10" w:rsidRDefault="00674AEF" w:rsidP="00674AEF">
      <w:pPr>
        <w:jc w:val="both"/>
        <w:rPr>
          <w:rFonts w:ascii="Calibri" w:hAnsi="Calibri"/>
          <w:noProof/>
          <w:sz w:val="22"/>
          <w:szCs w:val="22"/>
        </w:rPr>
      </w:pPr>
      <w:r>
        <w:rPr>
          <w:rFonts w:ascii="Calibri" w:hAnsi="Calibri" w:cs="Courier New"/>
          <w:sz w:val="22"/>
          <w:szCs w:val="22"/>
        </w:rPr>
        <w:t xml:space="preserve">и </w:t>
      </w:r>
      <w:permStart w:id="59379472" w:edGrp="everyone"/>
      <w:r>
        <w:rPr>
          <w:rFonts w:ascii="Calibri" w:hAnsi="Calibri" w:cs="Courier New"/>
          <w:b/>
          <w:sz w:val="22"/>
          <w:szCs w:val="22"/>
        </w:rPr>
        <w:t xml:space="preserve">ООО «М СОФТ», </w:t>
      </w:r>
      <w:permEnd w:id="59379472"/>
      <w:r>
        <w:rPr>
          <w:rFonts w:ascii="Calibri" w:hAnsi="Calibri" w:cs="Courier New"/>
          <w:sz w:val="22"/>
          <w:szCs w:val="22"/>
        </w:rPr>
        <w:t xml:space="preserve">именуемое в дальнейшем «Исполнитель», в лице </w:t>
      </w:r>
      <w:permStart w:id="1379691625" w:edGrp="everyone"/>
      <w:r>
        <w:rPr>
          <w:rFonts w:asciiTheme="minorHAnsi" w:eastAsia="Calibri" w:hAnsiTheme="minorHAnsi" w:cstheme="minorHAnsi"/>
          <w:color w:val="000000"/>
          <w:sz w:val="22"/>
          <w:szCs w:val="22"/>
          <w:lang w:eastAsia="en-US"/>
        </w:rPr>
        <w:t>Генерального директора Паленова Олега Владимировича</w:t>
      </w:r>
      <w:permEnd w:id="1379691625"/>
      <w:r>
        <w:rPr>
          <w:rFonts w:ascii="Calibri" w:hAnsi="Calibri" w:cs="Courier New"/>
          <w:sz w:val="22"/>
          <w:szCs w:val="22"/>
        </w:rPr>
        <w:t>, действующего на основании</w:t>
      </w:r>
      <w:permStart w:id="1012730521" w:edGrp="everyone"/>
      <w:r>
        <w:rPr>
          <w:rFonts w:ascii="Calibri" w:hAnsi="Calibri" w:cs="Courier New"/>
          <w:sz w:val="22"/>
          <w:szCs w:val="22"/>
        </w:rPr>
        <w:t xml:space="preserve"> </w:t>
      </w:r>
      <w:r>
        <w:rPr>
          <w:rFonts w:asciiTheme="minorHAnsi" w:hAnsiTheme="minorHAnsi" w:cstheme="minorHAnsi"/>
          <w:sz w:val="22"/>
          <w:szCs w:val="22"/>
        </w:rPr>
        <w:t>У</w:t>
      </w:r>
      <w:r>
        <w:rPr>
          <w:rFonts w:asciiTheme="minorHAnsi" w:eastAsia="Calibri" w:hAnsiTheme="minorHAnsi" w:cstheme="minorHAnsi"/>
          <w:color w:val="000000"/>
          <w:sz w:val="22"/>
          <w:szCs w:val="22"/>
          <w:lang w:eastAsia="en-US"/>
        </w:rPr>
        <w:t>става</w:t>
      </w:r>
      <w:r>
        <w:rPr>
          <w:rFonts w:ascii="Calibri" w:hAnsi="Calibri"/>
          <w:noProof/>
          <w:sz w:val="22"/>
          <w:szCs w:val="22"/>
        </w:rPr>
        <w:t>,</w:t>
      </w:r>
      <w:permEnd w:id="1012730521"/>
      <w:r>
        <w:rPr>
          <w:rFonts w:ascii="Calibri" w:hAnsi="Calibri"/>
          <w:noProof/>
          <w:sz w:val="22"/>
          <w:szCs w:val="22"/>
        </w:rPr>
        <w:t xml:space="preserve">  с другой стороны, совместно в дальнейшем именуемые «Стороны», а по отдельности - «Сторона», являющиеся сторонами Договора возмездного оказания услуг </w:t>
      </w:r>
      <w:permStart w:id="290130460" w:edGrp="everyone"/>
      <w:r>
        <w:rPr>
          <w:rFonts w:ascii="Calibri" w:hAnsi="Calibri"/>
          <w:noProof/>
          <w:sz w:val="22"/>
          <w:szCs w:val="22"/>
        </w:rPr>
        <w:t xml:space="preserve">№ </w:t>
      </w:r>
      <w:r>
        <w:rPr>
          <w:rFonts w:ascii="Calibri" w:hAnsi="Calibri"/>
          <w:sz w:val="22"/>
          <w:szCs w:val="22"/>
        </w:rPr>
        <w:t>262575/УК/ДПМ/2020</w:t>
      </w:r>
      <w:r>
        <w:rPr>
          <w:rFonts w:ascii="Calibri" w:hAnsi="Calibri"/>
          <w:noProof/>
          <w:sz w:val="22"/>
          <w:szCs w:val="22"/>
        </w:rPr>
        <w:t xml:space="preserve"> от </w:t>
      </w:r>
      <w:r>
        <w:rPr>
          <w:rFonts w:ascii="Calibri" w:hAnsi="Calibri"/>
          <w:sz w:val="22"/>
          <w:szCs w:val="22"/>
        </w:rPr>
        <w:t xml:space="preserve">«28» октября 2020 </w:t>
      </w:r>
      <w:r>
        <w:rPr>
          <w:rFonts w:ascii="Calibri" w:hAnsi="Calibri"/>
          <w:noProof/>
          <w:sz w:val="22"/>
          <w:szCs w:val="22"/>
        </w:rPr>
        <w:t xml:space="preserve">г. </w:t>
      </w:r>
      <w:permEnd w:id="290130460"/>
      <w:r>
        <w:rPr>
          <w:rFonts w:ascii="Calibri" w:hAnsi="Calibri"/>
          <w:noProof/>
          <w:sz w:val="22"/>
          <w:szCs w:val="22"/>
        </w:rPr>
        <w:t>(далее – «Договор»), заключили настоящее  приложение (далее - «Приложение») о нижеследующем:</w:t>
      </w:r>
    </w:p>
    <w:p w14:paraId="60FA1558" w14:textId="77777777" w:rsidR="00674AEF" w:rsidRPr="002D6A10" w:rsidRDefault="00674AEF" w:rsidP="00674AEF">
      <w:pPr>
        <w:jc w:val="both"/>
        <w:rPr>
          <w:rFonts w:ascii="Calibri" w:hAnsi="Calibri"/>
          <w:noProof/>
          <w:sz w:val="22"/>
          <w:szCs w:val="22"/>
        </w:rPr>
      </w:pPr>
    </w:p>
    <w:p w14:paraId="7511AE54" w14:textId="77777777" w:rsidR="00674AEF" w:rsidRPr="002D6A10" w:rsidRDefault="00674AEF" w:rsidP="00674AEF">
      <w:pPr>
        <w:jc w:val="both"/>
        <w:rPr>
          <w:rFonts w:ascii="Calibri" w:hAnsi="Calibri"/>
          <w:noProof/>
          <w:sz w:val="22"/>
          <w:szCs w:val="22"/>
        </w:rPr>
      </w:pPr>
    </w:p>
    <w:p w14:paraId="4259B2CB" w14:textId="77777777" w:rsidR="00674AEF" w:rsidRPr="002D6A10" w:rsidRDefault="00674AEF" w:rsidP="00674AEF">
      <w:pPr>
        <w:jc w:val="center"/>
        <w:rPr>
          <w:rFonts w:ascii="Calibri" w:hAnsi="Calibri"/>
          <w:b/>
          <w:noProof/>
          <w:sz w:val="22"/>
          <w:szCs w:val="22"/>
        </w:rPr>
      </w:pPr>
      <w:r>
        <w:rPr>
          <w:rFonts w:ascii="Calibri" w:hAnsi="Calibri"/>
          <w:b/>
          <w:noProof/>
          <w:sz w:val="22"/>
          <w:szCs w:val="22"/>
        </w:rPr>
        <w:t>РАЗДЕЛ 1. ПРЕДМЕТ</w:t>
      </w:r>
    </w:p>
    <w:p w14:paraId="062CED57" w14:textId="77777777" w:rsidR="00674AEF" w:rsidRPr="002D6A10" w:rsidRDefault="00674AEF" w:rsidP="00674AEF">
      <w:pPr>
        <w:pStyle w:val="a5"/>
        <w:numPr>
          <w:ilvl w:val="1"/>
          <w:numId w:val="1"/>
        </w:numPr>
        <w:ind w:left="0" w:firstLine="0"/>
        <w:jc w:val="both"/>
        <w:rPr>
          <w:rFonts w:ascii="Calibri" w:hAnsi="Calibri"/>
          <w:sz w:val="22"/>
          <w:szCs w:val="22"/>
        </w:rPr>
      </w:pPr>
      <w:r>
        <w:rPr>
          <w:rFonts w:ascii="Calibri" w:hAnsi="Calibri"/>
          <w:sz w:val="22"/>
          <w:szCs w:val="22"/>
        </w:rPr>
        <w:t xml:space="preserve"> Исполнитель обязуется по заданию Заказчика оказать следующие Услуги:</w:t>
      </w:r>
    </w:p>
    <w:p w14:paraId="0499E30C" w14:textId="52CAE90B" w:rsidR="009672F7" w:rsidRDefault="009672F7" w:rsidP="00CD4364">
      <w:pPr>
        <w:pStyle w:val="a5"/>
        <w:numPr>
          <w:ilvl w:val="1"/>
          <w:numId w:val="1"/>
        </w:numPr>
        <w:jc w:val="both"/>
        <w:rPr>
          <w:rFonts w:asciiTheme="minorHAnsi" w:hAnsiTheme="minorHAnsi" w:cstheme="minorHAnsi"/>
          <w:sz w:val="22"/>
          <w:szCs w:val="22"/>
        </w:rPr>
      </w:pPr>
      <w:permStart w:id="504962770" w:edGrp="everyone"/>
      <w:r>
        <w:rPr>
          <w:rFonts w:asciiTheme="minorHAnsi" w:hAnsiTheme="minorHAnsi" w:cstheme="minorHAnsi"/>
          <w:sz w:val="22"/>
          <w:szCs w:val="22"/>
        </w:rPr>
        <w:t xml:space="preserve">Исполнитель предоставляет, а Заказчик обязуется принять и оплатить услуги по модификации программы для ЭВМ Manzana Loyalty Online (здесь и далее – «Услуги»).</w:t>
      </w:r>
    </w:p>
    <w:p w14:paraId="1EA7FEEE" w14:textId="77777777" w:rsidR="00CD4364" w:rsidRDefault="008F0E0E" w:rsidP="00CD4364">
      <w:pPr>
        <w:pStyle w:val="a5"/>
        <w:numPr>
          <w:ilvl w:val="1"/>
          <w:numId w:val="1"/>
        </w:numPr>
        <w:jc w:val="both"/>
        <w:rPr>
          <w:rFonts w:asciiTheme="minorHAnsi" w:hAnsiTheme="minorHAnsi" w:cstheme="minorHAnsi"/>
          <w:sz w:val="22"/>
          <w:szCs w:val="22"/>
        </w:rPr>
      </w:pPr>
      <w:r>
        <w:rPr>
          <w:rFonts w:asciiTheme="minorHAnsi" w:hAnsiTheme="minorHAnsi" w:cstheme="minorHAnsi"/>
          <w:sz w:val="22"/>
          <w:szCs w:val="22"/>
        </w:rPr>
        <w:t>Для целей настоящего Приложения используются следующие термины и определения:</w:t>
      </w:r>
    </w:p>
    <w:tbl>
      <w:tblPr>
        <w:tblStyle w:val="aff2"/>
        <w:tblW w:w="0" w:type="auto"/>
        <w:tblLook w:val="04A0" w:firstRow="1" w:lastRow="0" w:firstColumn="1" w:lastColumn="0" w:noHBand="0" w:noVBand="1"/>
      </w:tblPr>
      <w:tblGrid>
        <w:gridCol w:w="2972"/>
        <w:gridCol w:w="6373"/>
      </w:tblGrid>
      <w:tr w:rsidR="008F0E0E" w:rsidRPr="00AC3C15" w14:paraId="06E013AF" w14:textId="77777777" w:rsidTr="009512BD">
        <w:tc>
          <w:tcPr>
            <w:tcW w:w="2972" w:type="dxa"/>
          </w:tcPr>
          <w:p w14:paraId="2DEBB373" w14:textId="77777777" w:rsidR="008F0E0E" w:rsidRPr="00AC3C15" w:rsidRDefault="008F0E0E" w:rsidP="009512BD">
            <w:pPr>
              <w:jc w:val="center"/>
              <w:rPr>
                <w:b/>
              </w:rPr>
            </w:pPr>
            <w:r>
              <w:rPr>
                <w:b/>
              </w:rPr>
              <w:t>Термин</w:t>
            </w:r>
          </w:p>
        </w:tc>
        <w:tc>
          <w:tcPr>
            <w:tcW w:w="6373" w:type="dxa"/>
          </w:tcPr>
          <w:p w14:paraId="46500517" w14:textId="77777777" w:rsidR="008F0E0E" w:rsidRPr="00AC3C15" w:rsidRDefault="008F0E0E" w:rsidP="009512BD">
            <w:pPr>
              <w:jc w:val="center"/>
              <w:rPr>
                <w:b/>
              </w:rPr>
            </w:pPr>
            <w:r>
              <w:rPr>
                <w:b/>
              </w:rPr>
              <w:t>Определение</w:t>
            </w:r>
          </w:p>
        </w:tc>
      </w:tr>
      <w:tr w:rsidR="008F0E0E" w:rsidRPr="00AC3C15" w14:paraId="54B713D3" w14:textId="77777777" w:rsidTr="009512BD">
        <w:tc>
          <w:tcPr>
            <w:tcW w:w="2972" w:type="dxa"/>
          </w:tcPr>
          <w:p w14:paraId="5D5FC942" w14:textId="77777777" w:rsidR="008F0E0E" w:rsidRPr="008F0E0E" w:rsidRDefault="008F0E0E" w:rsidP="009512BD">
            <w:pPr>
              <w:rPr>
                <w:rFonts w:asciiTheme="minorHAnsi" w:hAnsiTheme="minorHAnsi" w:cstheme="minorHAnsi"/>
                <w:sz w:val="22"/>
                <w:szCs w:val="22"/>
              </w:rPr>
            </w:pPr>
            <w:r>
              <w:rPr>
                <w:rFonts w:asciiTheme="minorHAnsi" w:hAnsiTheme="minorHAnsi" w:cstheme="minorHAnsi"/>
                <w:sz w:val="22"/>
                <w:szCs w:val="22"/>
              </w:rPr>
              <w:t xml:space="preserve">Manzana Online, </w:t>
            </w:r>
            <w:r>
              <w:rPr>
                <w:rFonts w:asciiTheme="minorHAnsi" w:hAnsiTheme="minorHAnsi" w:cstheme="minorHAnsi"/>
                <w:sz w:val="22"/>
                <w:szCs w:val="22"/>
                <w:lang w:val="en-US"/>
              </w:rPr>
              <w:t>ML</w:t>
            </w:r>
          </w:p>
        </w:tc>
        <w:tc>
          <w:tcPr>
            <w:tcW w:w="6373" w:type="dxa"/>
          </w:tcPr>
          <w:p w14:paraId="3EB8DB05" w14:textId="77777777" w:rsidR="008F0E0E" w:rsidRPr="008F0E0E" w:rsidRDefault="008F0E0E" w:rsidP="009512BD">
            <w:pPr>
              <w:rPr>
                <w:rFonts w:asciiTheme="minorHAnsi" w:hAnsiTheme="minorHAnsi" w:cstheme="minorHAnsi"/>
                <w:sz w:val="22"/>
                <w:szCs w:val="22"/>
              </w:rPr>
            </w:pPr>
            <w:r>
              <w:rPr>
                <w:rFonts w:asciiTheme="minorHAnsi" w:hAnsiTheme="minorHAnsi" w:cstheme="minorHAnsi"/>
                <w:sz w:val="22"/>
                <w:szCs w:val="22"/>
              </w:rPr>
              <w:t xml:space="preserve">Программное обеспечение для управления Программой Лояльности Manzana Loyalty Online.</w:t>
            </w:r>
          </w:p>
        </w:tc>
      </w:tr>
    </w:tbl>
    <w:p w14:paraId="4DB2F6F3" w14:textId="77777777" w:rsidR="008F0E0E" w:rsidRPr="007E5D4D" w:rsidRDefault="008F0E0E" w:rsidP="007E5D4D">
      <w:pPr>
        <w:jc w:val="both"/>
        <w:rPr>
          <w:rFonts w:asciiTheme="minorHAnsi" w:hAnsiTheme="minorHAnsi" w:cstheme="minorHAnsi"/>
          <w:sz w:val="22"/>
          <w:szCs w:val="22"/>
        </w:rPr>
      </w:pPr>
    </w:p>
    <w:permEnd w:id="504962770"/>
    <w:p w14:paraId="65B89886" w14:textId="77777777" w:rsidR="00674AEF" w:rsidRPr="002D6A10" w:rsidRDefault="00674AEF" w:rsidP="00674AEF">
      <w:pPr>
        <w:pStyle w:val="a5"/>
        <w:numPr>
          <w:ilvl w:val="1"/>
          <w:numId w:val="1"/>
        </w:numPr>
        <w:ind w:left="0" w:firstLine="0"/>
        <w:jc w:val="both"/>
        <w:rPr>
          <w:rFonts w:ascii="Calibri" w:hAnsi="Calibri"/>
          <w:sz w:val="22"/>
          <w:szCs w:val="22"/>
        </w:rPr>
      </w:pPr>
      <w:r>
        <w:rPr>
          <w:rFonts w:ascii="Calibri" w:hAnsi="Calibri"/>
          <w:sz w:val="22"/>
          <w:szCs w:val="22"/>
        </w:rPr>
        <w:t xml:space="preserve">Срок оказания Услуг: </w:t>
      </w:r>
    </w:p>
    <w:p w14:paraId="75C03B1F" w14:textId="308EC7CA" w:rsidR="00674AEF" w:rsidRPr="00E615ED" w:rsidRDefault="00A13CDE" w:rsidP="00674AEF">
      <w:pPr>
        <w:pStyle w:val="a5"/>
        <w:ind w:left="0"/>
        <w:jc w:val="both"/>
        <w:rPr>
          <w:rFonts w:ascii="Calibri" w:hAnsi="Calibri"/>
          <w:color w:val="000000" w:themeColor="text1"/>
          <w:sz w:val="22"/>
          <w:szCs w:val="22"/>
        </w:rPr>
      </w:pPr>
      <w:permStart w:id="1917216927" w:edGrp="everyone"/>
      <w:r>
        <w:rPr>
          <w:rFonts w:ascii="Calibri" w:hAnsi="Calibri"/>
          <w:color w:val="000000" w:themeColor="text1"/>
          <w:sz w:val="22"/>
          <w:szCs w:val="22"/>
        </w:rPr>
        <w:t xml:space="preserve">Начальный срок – 01.08.2026 г.</w:t>
      </w:r>
    </w:p>
    <w:p w14:paraId="6AA90A6C" w14:textId="654D3341" w:rsidR="00674AEF" w:rsidRPr="00013AEF" w:rsidRDefault="00674AEF" w:rsidP="00674AEF">
      <w:pPr>
        <w:pStyle w:val="a5"/>
        <w:ind w:left="0"/>
        <w:jc w:val="both"/>
        <w:rPr>
          <w:rFonts w:ascii="Calibri" w:hAnsi="Calibri"/>
          <w:sz w:val="22"/>
          <w:szCs w:val="22"/>
        </w:rPr>
      </w:pPr>
      <w:r>
        <w:rPr>
          <w:rFonts w:ascii="Calibri" w:hAnsi="Calibri"/>
          <w:color w:val="000000" w:themeColor="text1"/>
          <w:sz w:val="22"/>
          <w:szCs w:val="22"/>
        </w:rPr>
        <w:t xml:space="preserve">Конечный срок – 31.03.2027 г. (включительно</w:t>
      </w:r>
      <w:r>
        <w:rPr>
          <w:rFonts w:ascii="Calibri" w:hAnsi="Calibri"/>
          <w:sz w:val="22"/>
          <w:szCs w:val="22"/>
        </w:rPr>
        <w:t>)</w:t>
      </w:r>
    </w:p>
    <w:permEnd w:id="1917216927"/>
    <w:p w14:paraId="7201BC4E" w14:textId="77777777" w:rsidR="00674AEF" w:rsidRPr="00076970" w:rsidRDefault="00674AEF" w:rsidP="00674AEF">
      <w:pPr>
        <w:pStyle w:val="a5"/>
        <w:numPr>
          <w:ilvl w:val="1"/>
          <w:numId w:val="1"/>
        </w:numPr>
        <w:ind w:left="0" w:firstLine="0"/>
        <w:jc w:val="both"/>
        <w:rPr>
          <w:rFonts w:asciiTheme="minorHAnsi" w:hAnsiTheme="minorHAnsi" w:cstheme="minorHAnsi"/>
          <w:sz w:val="22"/>
          <w:szCs w:val="22"/>
        </w:rPr>
      </w:pPr>
      <w:r>
        <w:rPr>
          <w:rFonts w:ascii="Calibri" w:hAnsi="Calibri"/>
          <w:sz w:val="22"/>
          <w:szCs w:val="22"/>
        </w:rPr>
        <w:t xml:space="preserve">Услуги оказываются  по адресу: </w:t>
      </w:r>
      <w:permStart w:id="1999387614" w:edGrp="everyone"/>
      <w:r>
        <w:rPr>
          <w:rFonts w:ascii="Calibri" w:hAnsi="Calibri"/>
          <w:sz w:val="22"/>
          <w:szCs w:val="22"/>
        </w:rPr>
        <w:t xml:space="preserve">г. </w:t>
      </w:r>
      <w:r>
        <w:rPr>
          <w:rFonts w:asciiTheme="minorHAnsi" w:hAnsiTheme="minorHAnsi" w:cstheme="minorHAnsi"/>
          <w:sz w:val="22"/>
          <w:szCs w:val="22"/>
        </w:rPr>
        <w:t xml:space="preserve">Москва, 1-й Нагатинский проезд, д. 10, стр. 1</w:t>
      </w:r>
    </w:p>
    <w:permEnd w:id="1999387614"/>
    <w:p w14:paraId="47A1EBD4" w14:textId="77777777" w:rsidR="00674AEF" w:rsidRPr="002D6A10" w:rsidRDefault="00674AEF" w:rsidP="00674AEF">
      <w:pPr>
        <w:pStyle w:val="a5"/>
        <w:numPr>
          <w:ilvl w:val="1"/>
          <w:numId w:val="1"/>
        </w:numPr>
        <w:ind w:left="0" w:firstLine="0"/>
        <w:jc w:val="both"/>
        <w:rPr>
          <w:rFonts w:ascii="Calibri" w:hAnsi="Calibri"/>
          <w:sz w:val="22"/>
          <w:szCs w:val="22"/>
        </w:rPr>
      </w:pPr>
      <w:r>
        <w:rPr>
          <w:rFonts w:ascii="Calibri" w:hAnsi="Calibri"/>
          <w:sz w:val="22"/>
          <w:szCs w:val="22"/>
        </w:rPr>
        <w:t xml:space="preserve">Стоимость Услуг составляет </w:t>
      </w:r>
      <w:permStart w:id="1523656054" w:edGrp="everyone"/>
      <w:r>
        <w:rPr>
          <w:rFonts w:ascii="Calibri" w:hAnsi="Calibri"/>
          <w:sz w:val="22"/>
          <w:szCs w:val="22"/>
        </w:rPr>
        <w:t xml:space="preserve">прописана в п.5.1 данного Приложения.</w:t>
      </w:r>
      <w:permEnd w:id="1523656054"/>
    </w:p>
    <w:p w14:paraId="29E108A5" w14:textId="77777777" w:rsidR="00674AEF" w:rsidRPr="002D6A10" w:rsidRDefault="00674AEF" w:rsidP="00674AEF">
      <w:pPr>
        <w:pStyle w:val="a5"/>
        <w:ind w:left="0"/>
        <w:jc w:val="both"/>
        <w:rPr>
          <w:rFonts w:ascii="Calibri" w:hAnsi="Calibri"/>
          <w:sz w:val="22"/>
          <w:szCs w:val="22"/>
        </w:rPr>
      </w:pPr>
    </w:p>
    <w:p w14:paraId="3915799C" w14:textId="77777777" w:rsidR="00F26AC7" w:rsidRPr="002D6A10" w:rsidRDefault="00F26AC7" w:rsidP="00F26AC7">
      <w:pPr>
        <w:pStyle w:val="a5"/>
        <w:ind w:left="0"/>
        <w:jc w:val="center"/>
        <w:rPr>
          <w:rFonts w:ascii="Calibri" w:hAnsi="Calibri"/>
          <w:b/>
          <w:sz w:val="22"/>
          <w:szCs w:val="22"/>
        </w:rPr>
      </w:pPr>
      <w:r>
        <w:rPr>
          <w:rFonts w:ascii="Calibri" w:hAnsi="Calibri"/>
          <w:b/>
          <w:sz w:val="22"/>
          <w:szCs w:val="22"/>
        </w:rPr>
        <w:t>РАЗДЕЛ 2. ДОПОЛНИТЕЛЬНЫЕ УСЛОВИЯ</w:t>
      </w:r>
    </w:p>
    <w:p w14:paraId="07E71D15" w14:textId="77777777" w:rsidR="00F54BFE" w:rsidRPr="00A13CDE" w:rsidRDefault="00F54BFE" w:rsidP="00E554E5">
      <w:pPr>
        <w:pStyle w:val="2"/>
        <w:keepNext w:val="0"/>
        <w:numPr>
          <w:ilvl w:val="0"/>
          <w:numId w:val="8"/>
        </w:numPr>
        <w:spacing w:after="120"/>
        <w:jc w:val="center"/>
        <w:rPr>
          <w:rFonts w:ascii="Tahoma" w:hAnsi="Tahoma" w:cs="Tahoma"/>
          <w:b w:val="0"/>
          <w:sz w:val="20"/>
          <w:lang w:val="ru-RU"/>
        </w:rPr>
      </w:pPr>
      <w:permStart w:id="947672287" w:edGrp="everyone"/>
      <w:r>
        <w:rPr>
          <w:rFonts w:ascii="Tahoma" w:hAnsi="Tahoma" w:cs="Tahoma"/>
          <w:sz w:val="20"/>
          <w:lang w:val="ru-RU"/>
        </w:rPr>
        <w:t>СОСТАВ ПРЕДОСТАВЛЯЕМЫХ УСЛУГ</w:t>
      </w:r>
    </w:p>
    <w:p w14:paraId="48536613" w14:textId="77777777" w:rsidR="009672F7" w:rsidRPr="00CD4364" w:rsidRDefault="009672F7" w:rsidP="00E554E5">
      <w:pPr>
        <w:pStyle w:val="a6"/>
        <w:numPr>
          <w:ilvl w:val="1"/>
          <w:numId w:val="11"/>
        </w:numPr>
        <w:jc w:val="both"/>
        <w:rPr>
          <w:rFonts w:ascii="Calibri" w:hAnsi="Calibri"/>
          <w:noProof/>
          <w:sz w:val="22"/>
          <w:szCs w:val="22"/>
        </w:rPr>
      </w:pPr>
      <w:r>
        <w:rPr>
          <w:rFonts w:ascii="Calibri" w:hAnsi="Calibri"/>
          <w:noProof/>
          <w:sz w:val="22"/>
          <w:szCs w:val="22"/>
        </w:rPr>
        <w:t>В рамках настоящего Приложения Исполнитель оказывает следующие Услуги:</w:t>
      </w:r>
    </w:p>
    <w:p w14:paraId="427FD0A0" w14:textId="50847048" w:rsidR="00CD4364" w:rsidRPr="00CD4364" w:rsidRDefault="00CD4364" w:rsidP="00CD4364">
      <w:pPr>
        <w:pStyle w:val="StyleJustified"/>
        <w:spacing w:before="120"/>
        <w:ind w:left="360" w:right="0"/>
        <w:rPr>
          <w:rFonts w:asciiTheme="minorHAnsi" w:hAnsiTheme="minorHAnsi" w:cstheme="minorHAnsi"/>
          <w:sz w:val="22"/>
          <w:szCs w:val="22"/>
        </w:rPr>
      </w:pPr>
      <w:r>
        <w:rPr>
          <w:rFonts w:asciiTheme="minorHAnsi" w:hAnsiTheme="minorHAnsi" w:cstheme="minorHAnsi"/>
          <w:sz w:val="22"/>
          <w:szCs w:val="22"/>
        </w:rPr>
        <w:t xml:space="preserve">услуги по модификации программы для ЭВМ Manzana </w:t>
      </w:r>
      <w:r>
        <w:rPr>
          <w:rFonts w:asciiTheme="minorHAnsi" w:hAnsiTheme="minorHAnsi" w:cstheme="minorHAnsi"/>
          <w:sz w:val="22"/>
          <w:szCs w:val="22"/>
          <w:lang w:val="en-US"/>
        </w:rPr>
        <w:t>Loyalty</w:t>
      </w:r>
      <w:r>
        <w:rPr>
          <w:rFonts w:asciiTheme="minorHAnsi" w:hAnsiTheme="minorHAnsi" w:cstheme="minorHAnsi"/>
          <w:sz w:val="22"/>
          <w:szCs w:val="22"/>
        </w:rPr>
        <w:t xml:space="preserve"> Onlin</w:t>
      </w:r>
      <w:r>
        <w:rPr>
          <w:rFonts w:asciiTheme="minorHAnsi" w:hAnsiTheme="minorHAnsi" w:cstheme="minorHAnsi"/>
          <w:sz w:val="22"/>
          <w:szCs w:val="22"/>
          <w:lang w:val="en-US"/>
        </w:rPr>
        <w:t>e</w:t>
      </w:r>
      <w:r>
        <w:rPr>
          <w:rFonts w:asciiTheme="minorHAnsi" w:hAnsiTheme="minorHAnsi" w:cstheme="minorHAnsi"/>
          <w:sz w:val="22"/>
          <w:szCs w:val="22"/>
        </w:rPr>
        <w:t xml:space="preserve">, а именно: </w:t>
      </w:r>
    </w:p>
    <w:p w14:paraId="3C736F47" w14:textId="77777777" w:rsidR="00CD4364" w:rsidRPr="00CD4364" w:rsidRDefault="00CD4364" w:rsidP="00CD4364">
      <w:pPr>
        <w:pStyle w:val="StyleJustified"/>
        <w:ind w:left="720"/>
        <w:rPr>
          <w:rFonts w:asciiTheme="minorHAnsi" w:hAnsiTheme="minorHAnsi" w:cstheme="minorHAnsi"/>
          <w:sz w:val="22"/>
          <w:szCs w:val="22"/>
        </w:rPr>
      </w:pPr>
    </w:p>
    <w:tbl>
      <w:tblPr>
        <w:tblStyle w:val="aff2"/>
        <w:tblW w:w="10207" w:type="dxa"/>
        <w:tblInd w:w="-714" w:type="dxa"/>
        <w:tblCellMar>
          <w:left w:w="28" w:type="dxa"/>
          <w:right w:w="28" w:type="dxa"/>
        </w:tblCellMar>
        <w:tblLook w:val="04A0" w:firstRow="1" w:lastRow="0" w:firstColumn="1" w:lastColumn="0" w:noHBand="0" w:noVBand="1"/>
      </w:tblPr>
      <w:tblGrid>
        <w:gridCol w:w="505"/>
        <w:gridCol w:w="4242"/>
        <w:gridCol w:w="840"/>
        <w:gridCol w:w="787"/>
        <w:gridCol w:w="685"/>
        <w:gridCol w:w="837"/>
        <w:gridCol w:w="701"/>
        <w:gridCol w:w="953"/>
        <w:gridCol w:w="657"/>
      </w:tblGrid>
      <w:tr w:rsidR="0028661B" w:rsidRPr="00CD4364" w14:paraId="0209C79D" w14:textId="77777777" w:rsidTr="0028661B">
        <w:trPr>
          <w:tblHeader/>
        </w:trPr>
        <w:tc>
          <w:tcPr>
            <w:tcW w:w="521" w:type="dxa"/>
            <w:vMerge w:val="restart"/>
            <w:vAlign w:val="center"/>
          </w:tcPr>
          <w:p w14:paraId="115AB84D" w14:textId="3DA0EB05" w:rsidR="0028661B" w:rsidRPr="000667DD" w:rsidRDefault="0028661B" w:rsidP="0028661B">
            <w:pPr>
              <w:ind w:hanging="104"/>
              <w:jc w:val="center"/>
              <w:rPr>
                <w:rFonts w:asciiTheme="minorHAnsi" w:hAnsiTheme="minorHAnsi" w:cstheme="minorHAnsi"/>
                <w:b/>
                <w:bCs/>
              </w:rPr>
            </w:pPr>
            <w:r>
              <w:rPr>
                <w:rFonts w:asciiTheme="minorHAnsi" w:hAnsiTheme="minorHAnsi" w:cstheme="minorHAnsi"/>
                <w:b/>
                <w:bCs/>
              </w:rPr>
              <w:lastRenderedPageBreak/>
              <w:t xml:space="preserve">№ п.п.</w:t>
            </w:r>
          </w:p>
        </w:tc>
        <w:tc>
          <w:tcPr>
            <w:tcW w:w="4583" w:type="dxa"/>
            <w:vMerge w:val="restart"/>
            <w:vAlign w:val="center"/>
          </w:tcPr>
          <w:p w14:paraId="605D28EE" w14:textId="68A41F67" w:rsidR="0028661B" w:rsidRPr="000667DD" w:rsidRDefault="0028661B" w:rsidP="0028661B">
            <w:pPr>
              <w:jc w:val="center"/>
              <w:rPr>
                <w:rFonts w:asciiTheme="minorHAnsi" w:hAnsiTheme="minorHAnsi" w:cstheme="minorHAnsi"/>
                <w:b/>
                <w:bCs/>
              </w:rPr>
            </w:pPr>
            <w:r>
              <w:rPr>
                <w:rFonts w:asciiTheme="minorHAnsi" w:hAnsiTheme="minorHAnsi" w:cstheme="minorHAnsi"/>
                <w:b/>
                <w:bCs/>
              </w:rPr>
              <w:t>Наименование услуг</w:t>
            </w:r>
          </w:p>
        </w:tc>
        <w:tc>
          <w:tcPr>
            <w:tcW w:w="5103" w:type="dxa"/>
            <w:gridSpan w:val="7"/>
            <w:vAlign w:val="center"/>
          </w:tcPr>
          <w:p w14:paraId="658A346B" w14:textId="73626696" w:rsidR="0028661B" w:rsidRPr="000667DD" w:rsidRDefault="0028661B" w:rsidP="0028661B">
            <w:pPr>
              <w:jc w:val="center"/>
              <w:rPr>
                <w:rFonts w:asciiTheme="minorHAnsi" w:hAnsiTheme="minorHAnsi" w:cstheme="minorHAnsi"/>
                <w:b/>
                <w:bCs/>
              </w:rPr>
            </w:pPr>
            <w:r>
              <w:rPr>
                <w:rFonts w:asciiTheme="minorHAnsi" w:hAnsiTheme="minorHAnsi" w:cstheme="minorHAnsi"/>
                <w:b/>
                <w:bCs/>
              </w:rPr>
              <w:t>Количество рабочих часов за</w:t>
            </w:r>
          </w:p>
        </w:tc>
      </w:tr>
      <w:tr w:rsidR="0028661B" w:rsidRPr="00CD4364" w14:paraId="6ECF3B6A" w14:textId="290CFD8F" w:rsidTr="0028661B">
        <w:trPr>
          <w:tblHeader/>
        </w:trPr>
        <w:tc>
          <w:tcPr>
            <w:tcW w:w="521" w:type="dxa"/>
            <w:vMerge/>
          </w:tcPr>
          <w:p w14:paraId="3380D8E0" w14:textId="0746AE7F" w:rsidR="0028661B" w:rsidRPr="000667DD" w:rsidRDefault="0028661B" w:rsidP="004B0AEA">
            <w:pPr>
              <w:ind w:hanging="104"/>
              <w:rPr>
                <w:rFonts w:asciiTheme="minorHAnsi" w:hAnsiTheme="minorHAnsi" w:cstheme="minorHAnsi"/>
                <w:b/>
                <w:bCs/>
              </w:rPr>
            </w:pPr>
          </w:p>
        </w:tc>
        <w:tc>
          <w:tcPr>
            <w:tcW w:w="4583" w:type="dxa"/>
            <w:vMerge/>
          </w:tcPr>
          <w:p w14:paraId="710CDA4B" w14:textId="12B5EF25" w:rsidR="0028661B" w:rsidRPr="000667DD" w:rsidRDefault="0028661B" w:rsidP="009739B6">
            <w:pPr>
              <w:rPr>
                <w:rFonts w:asciiTheme="minorHAnsi" w:hAnsiTheme="minorHAnsi" w:cstheme="minorHAnsi"/>
                <w:b/>
                <w:bCs/>
              </w:rPr>
            </w:pPr>
          </w:p>
        </w:tc>
        <w:tc>
          <w:tcPr>
            <w:tcW w:w="425" w:type="dxa"/>
          </w:tcPr>
          <w:p w14:paraId="73005524" w14:textId="01A62621" w:rsidR="0028661B" w:rsidRPr="000667DD" w:rsidRDefault="0028661B" w:rsidP="009739B6">
            <w:pPr>
              <w:rPr>
                <w:rFonts w:asciiTheme="minorHAnsi" w:hAnsiTheme="minorHAnsi" w:cstheme="minorHAnsi"/>
                <w:b/>
                <w:bCs/>
              </w:rPr>
            </w:pPr>
            <w:r>
              <w:rPr>
                <w:rFonts w:asciiTheme="minorHAnsi" w:hAnsiTheme="minorHAnsi" w:cstheme="minorHAnsi"/>
                <w:b/>
                <w:bCs/>
              </w:rPr>
              <w:t>август-сентябрь 2026</w:t>
            </w:r>
          </w:p>
        </w:tc>
        <w:tc>
          <w:tcPr>
            <w:tcW w:w="791" w:type="dxa"/>
          </w:tcPr>
          <w:p w14:paraId="1F123E66" w14:textId="3887249D" w:rsidR="0028661B" w:rsidRPr="000667DD" w:rsidRDefault="0028661B" w:rsidP="009739B6">
            <w:pPr>
              <w:rPr>
                <w:rFonts w:asciiTheme="minorHAnsi" w:hAnsiTheme="minorHAnsi" w:cstheme="minorHAnsi"/>
                <w:b/>
                <w:bCs/>
              </w:rPr>
            </w:pPr>
            <w:r>
              <w:rPr>
                <w:rFonts w:asciiTheme="minorHAnsi" w:hAnsiTheme="minorHAnsi" w:cstheme="minorHAnsi"/>
                <w:b/>
                <w:bCs/>
              </w:rPr>
              <w:t>октябрь 2026</w:t>
            </w:r>
          </w:p>
        </w:tc>
        <w:tc>
          <w:tcPr>
            <w:tcW w:w="685" w:type="dxa"/>
          </w:tcPr>
          <w:p w14:paraId="293A5F90" w14:textId="5E117782" w:rsidR="0028661B" w:rsidRPr="000667DD" w:rsidRDefault="0028661B" w:rsidP="009739B6">
            <w:pPr>
              <w:rPr>
                <w:rFonts w:asciiTheme="minorHAnsi" w:hAnsiTheme="minorHAnsi" w:cstheme="minorHAnsi"/>
                <w:b/>
                <w:bCs/>
              </w:rPr>
            </w:pPr>
            <w:r>
              <w:rPr>
                <w:rFonts w:asciiTheme="minorHAnsi" w:hAnsiTheme="minorHAnsi" w:cstheme="minorHAnsi"/>
                <w:b/>
                <w:bCs/>
              </w:rPr>
              <w:t>ноябрь 2026</w:t>
            </w:r>
          </w:p>
        </w:tc>
        <w:tc>
          <w:tcPr>
            <w:tcW w:w="844" w:type="dxa"/>
          </w:tcPr>
          <w:p w14:paraId="0E95EB86" w14:textId="419F2C16" w:rsidR="0028661B" w:rsidRPr="000667DD" w:rsidRDefault="0028661B" w:rsidP="009739B6">
            <w:pPr>
              <w:rPr>
                <w:rFonts w:asciiTheme="minorHAnsi" w:hAnsiTheme="minorHAnsi" w:cstheme="minorHAnsi"/>
                <w:b/>
                <w:bCs/>
              </w:rPr>
            </w:pPr>
            <w:r>
              <w:rPr>
                <w:rFonts w:asciiTheme="minorHAnsi" w:hAnsiTheme="minorHAnsi" w:cstheme="minorHAnsi"/>
                <w:b/>
                <w:bCs/>
              </w:rPr>
              <w:t>декабрь 2026</w:t>
            </w:r>
          </w:p>
        </w:tc>
        <w:tc>
          <w:tcPr>
            <w:tcW w:w="705" w:type="dxa"/>
          </w:tcPr>
          <w:p w14:paraId="28791C84" w14:textId="46AC3EAA" w:rsidR="0028661B" w:rsidRPr="000667DD" w:rsidRDefault="0028661B" w:rsidP="009739B6">
            <w:pPr>
              <w:rPr>
                <w:rFonts w:asciiTheme="minorHAnsi" w:hAnsiTheme="minorHAnsi" w:cstheme="minorHAnsi"/>
                <w:b/>
                <w:bCs/>
              </w:rPr>
            </w:pPr>
            <w:r>
              <w:rPr>
                <w:rFonts w:asciiTheme="minorHAnsi" w:hAnsiTheme="minorHAnsi" w:cstheme="minorHAnsi"/>
                <w:b/>
                <w:bCs/>
              </w:rPr>
              <w:t>январь 2026</w:t>
            </w:r>
          </w:p>
        </w:tc>
        <w:tc>
          <w:tcPr>
            <w:tcW w:w="971" w:type="dxa"/>
          </w:tcPr>
          <w:p w14:paraId="2C1C92D4" w14:textId="6753AFB7" w:rsidR="0028661B" w:rsidRPr="000667DD" w:rsidRDefault="0028661B" w:rsidP="0028661B">
            <w:pPr>
              <w:rPr>
                <w:rFonts w:asciiTheme="minorHAnsi" w:hAnsiTheme="minorHAnsi" w:cstheme="minorHAnsi"/>
                <w:b/>
                <w:bCs/>
              </w:rPr>
            </w:pPr>
            <w:r>
              <w:rPr>
                <w:rFonts w:asciiTheme="minorHAnsi" w:hAnsiTheme="minorHAnsi" w:cstheme="minorHAnsi"/>
                <w:b/>
                <w:bCs/>
              </w:rPr>
              <w:t xml:space="preserve">Февраль 2026</w:t>
            </w:r>
          </w:p>
        </w:tc>
        <w:tc>
          <w:tcPr>
            <w:tcW w:w="682" w:type="dxa"/>
          </w:tcPr>
          <w:p w14:paraId="726822A0" w14:textId="2AA62C97" w:rsidR="0028661B" w:rsidRPr="000667DD" w:rsidRDefault="0028661B" w:rsidP="009739B6">
            <w:pPr>
              <w:rPr>
                <w:rFonts w:asciiTheme="minorHAnsi" w:hAnsiTheme="minorHAnsi" w:cstheme="minorHAnsi"/>
                <w:b/>
                <w:bCs/>
              </w:rPr>
            </w:pPr>
            <w:r>
              <w:rPr>
                <w:rFonts w:asciiTheme="minorHAnsi" w:hAnsiTheme="minorHAnsi" w:cstheme="minorHAnsi"/>
                <w:b/>
                <w:bCs/>
              </w:rPr>
              <w:t>май 2026</w:t>
            </w:r>
          </w:p>
        </w:tc>
      </w:tr>
      <w:tr w:rsidR="009739B6" w:rsidRPr="00CD4364" w14:paraId="4BC2EBC8" w14:textId="20053F80" w:rsidTr="0028661B">
        <w:trPr>
          <w:tblHeader/>
        </w:trPr>
        <w:tc>
          <w:tcPr>
            <w:tcW w:w="10207" w:type="dxa"/>
            <w:gridSpan w:val="9"/>
          </w:tcPr>
          <w:p w14:paraId="0461D038" w14:textId="11B882BC" w:rsidR="009739B6" w:rsidRPr="000667DD" w:rsidRDefault="004B0AEA" w:rsidP="004B0AEA">
            <w:pPr>
              <w:ind w:hanging="104"/>
              <w:jc w:val="center"/>
              <w:rPr>
                <w:rFonts w:asciiTheme="minorHAnsi" w:hAnsiTheme="minorHAnsi" w:cstheme="minorHAnsi"/>
                <w:b/>
                <w:bCs/>
              </w:rPr>
            </w:pPr>
            <w:r>
              <w:rPr>
                <w:rFonts w:asciiTheme="minorHAnsi" w:hAnsiTheme="minorHAnsi" w:cstheme="minorHAnsi"/>
                <w:b/>
                <w:bCs/>
              </w:rPr>
              <w:t>ЭТАП 1 — Персонализация ДЦО</w:t>
            </w:r>
          </w:p>
        </w:tc>
      </w:tr>
      <w:tr w:rsidR="0028661B" w:rsidRPr="00CD4364" w14:paraId="55BCDB65" w14:textId="377DA918" w:rsidTr="0028661B">
        <w:trPr>
          <w:tblHeader/>
        </w:trPr>
        <w:tc>
          <w:tcPr>
            <w:tcW w:w="521" w:type="dxa"/>
            <w:vAlign w:val="center"/>
          </w:tcPr>
          <w:p w14:paraId="115A4D21" w14:textId="66C6F312"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1.1</w:t>
            </w:r>
          </w:p>
        </w:tc>
        <w:tc>
          <w:tcPr>
            <w:tcW w:w="4583" w:type="dxa"/>
          </w:tcPr>
          <w:p w14:paraId="504DB039" w14:textId="2A16BA83" w:rsidR="004B0AEA" w:rsidRPr="000667DD" w:rsidRDefault="004B0AEA" w:rsidP="004B0AEA">
            <w:pPr>
              <w:rPr>
                <w:rFonts w:asciiTheme="minorHAnsi" w:hAnsiTheme="minorHAnsi" w:cstheme="minorHAnsi"/>
                <w:b/>
                <w:bCs/>
              </w:rPr>
            </w:pPr>
            <w:r>
              <w:rPr>
                <w:rFonts w:asciiTheme="minorHAnsi" w:hAnsiTheme="minorHAnsi" w:cstheme="minorHAnsi"/>
              </w:rPr>
              <w:t xml:space="preserve">Развёртывание сервиса на сервере Исполнителя: окружение, домены, доступы, безопасность, бэкапы</w:t>
            </w:r>
          </w:p>
        </w:tc>
        <w:tc>
          <w:tcPr>
            <w:tcW w:w="425" w:type="dxa"/>
            <w:vAlign w:val="center"/>
          </w:tcPr>
          <w:p w14:paraId="4F6E4E40" w14:textId="5A2D5B09" w:rsidR="004B0AEA" w:rsidRPr="000667DD" w:rsidRDefault="004B0AEA" w:rsidP="004B0AEA">
            <w:pPr>
              <w:rPr>
                <w:rFonts w:asciiTheme="minorHAnsi" w:hAnsiTheme="minorHAnsi" w:cstheme="minorHAnsi"/>
                <w:b/>
                <w:bCs/>
              </w:rPr>
            </w:pPr>
            <w:r>
              <w:rPr>
                <w:rFonts w:asciiTheme="minorHAnsi" w:hAnsiTheme="minorHAnsi" w:cstheme="minorHAnsi"/>
              </w:rPr>
              <w:t xml:space="preserve"> 34</w:t>
            </w:r>
          </w:p>
        </w:tc>
        <w:tc>
          <w:tcPr>
            <w:tcW w:w="791" w:type="dxa"/>
            <w:vAlign w:val="center"/>
          </w:tcPr>
          <w:p w14:paraId="5CC63A81" w14:textId="190A5FC8" w:rsidR="004B0AEA" w:rsidRPr="000667DD" w:rsidRDefault="004B0AEA" w:rsidP="004B0AEA">
            <w:pPr>
              <w:rPr>
                <w:rFonts w:asciiTheme="minorHAnsi" w:hAnsiTheme="minorHAnsi" w:cstheme="minorHAnsi"/>
                <w:b/>
                <w:bCs/>
              </w:rPr>
            </w:pPr>
            <w:r>
              <w:rPr>
                <w:rFonts w:asciiTheme="minorHAnsi" w:hAnsiTheme="minorHAnsi" w:cstheme="minorHAnsi"/>
              </w:rPr>
              <w:t xml:space="preserve"> 22</w:t>
            </w:r>
          </w:p>
        </w:tc>
        <w:tc>
          <w:tcPr>
            <w:tcW w:w="685" w:type="dxa"/>
          </w:tcPr>
          <w:p w14:paraId="017B23A7" w14:textId="77777777" w:rsidR="004B0AEA" w:rsidRPr="000667DD" w:rsidRDefault="004B0AEA" w:rsidP="004B0AEA">
            <w:pPr>
              <w:rPr>
                <w:rFonts w:asciiTheme="minorHAnsi" w:hAnsiTheme="minorHAnsi" w:cstheme="minorHAnsi"/>
                <w:b/>
                <w:bCs/>
              </w:rPr>
            </w:pPr>
          </w:p>
        </w:tc>
        <w:tc>
          <w:tcPr>
            <w:tcW w:w="844" w:type="dxa"/>
          </w:tcPr>
          <w:p w14:paraId="6ABD7852" w14:textId="77777777" w:rsidR="004B0AEA" w:rsidRPr="000667DD" w:rsidRDefault="004B0AEA" w:rsidP="004B0AEA">
            <w:pPr>
              <w:rPr>
                <w:rFonts w:asciiTheme="minorHAnsi" w:hAnsiTheme="minorHAnsi" w:cstheme="minorHAnsi"/>
                <w:b/>
                <w:bCs/>
              </w:rPr>
            </w:pPr>
          </w:p>
        </w:tc>
        <w:tc>
          <w:tcPr>
            <w:tcW w:w="705" w:type="dxa"/>
          </w:tcPr>
          <w:p w14:paraId="01BDC539" w14:textId="77777777" w:rsidR="004B0AEA" w:rsidRPr="000667DD" w:rsidRDefault="004B0AEA" w:rsidP="004B0AEA">
            <w:pPr>
              <w:rPr>
                <w:rFonts w:asciiTheme="minorHAnsi" w:hAnsiTheme="minorHAnsi" w:cstheme="minorHAnsi"/>
                <w:b/>
                <w:bCs/>
              </w:rPr>
            </w:pPr>
          </w:p>
        </w:tc>
        <w:tc>
          <w:tcPr>
            <w:tcW w:w="971" w:type="dxa"/>
          </w:tcPr>
          <w:p w14:paraId="2574E72E" w14:textId="77777777" w:rsidR="004B0AEA" w:rsidRPr="000667DD" w:rsidRDefault="004B0AEA" w:rsidP="004B0AEA">
            <w:pPr>
              <w:rPr>
                <w:rFonts w:asciiTheme="minorHAnsi" w:hAnsiTheme="minorHAnsi" w:cstheme="minorHAnsi"/>
                <w:b/>
                <w:bCs/>
              </w:rPr>
            </w:pPr>
          </w:p>
        </w:tc>
        <w:tc>
          <w:tcPr>
            <w:tcW w:w="682" w:type="dxa"/>
          </w:tcPr>
          <w:p w14:paraId="6ACCD2C3" w14:textId="77777777" w:rsidR="004B0AEA" w:rsidRPr="000667DD" w:rsidRDefault="004B0AEA" w:rsidP="004B0AEA">
            <w:pPr>
              <w:rPr>
                <w:rFonts w:asciiTheme="minorHAnsi" w:hAnsiTheme="minorHAnsi" w:cstheme="minorHAnsi"/>
                <w:b/>
                <w:bCs/>
              </w:rPr>
            </w:pPr>
          </w:p>
        </w:tc>
      </w:tr>
      <w:tr w:rsidR="0028661B" w:rsidRPr="00CD4364" w14:paraId="5409DC00" w14:textId="77777777" w:rsidTr="0028661B">
        <w:trPr>
          <w:tblHeader/>
        </w:trPr>
        <w:tc>
          <w:tcPr>
            <w:tcW w:w="521" w:type="dxa"/>
            <w:vAlign w:val="center"/>
          </w:tcPr>
          <w:p w14:paraId="5E9D5DFC" w14:textId="23E20B56"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1.2</w:t>
            </w:r>
          </w:p>
        </w:tc>
        <w:tc>
          <w:tcPr>
            <w:tcW w:w="4583" w:type="dxa"/>
          </w:tcPr>
          <w:p w14:paraId="562B7C0A" w14:textId="00FBECDA" w:rsidR="004B0AEA" w:rsidRPr="000667DD" w:rsidRDefault="004B0AEA" w:rsidP="004B0AEA">
            <w:pPr>
              <w:rPr>
                <w:rFonts w:asciiTheme="minorHAnsi" w:hAnsiTheme="minorHAnsi" w:cstheme="minorHAnsi"/>
                <w:b/>
                <w:bCs/>
              </w:rPr>
            </w:pPr>
            <w:r>
              <w:rPr>
                <w:rFonts w:asciiTheme="minorHAnsi" w:hAnsiTheme="minorHAnsi" w:cstheme="minorHAnsi"/>
              </w:rPr>
              <w:t>Интеграция источников данных ДЦО (клиенты, история покупок, текущие ДЦО-акции)</w:t>
            </w:r>
          </w:p>
        </w:tc>
        <w:tc>
          <w:tcPr>
            <w:tcW w:w="425" w:type="dxa"/>
            <w:vAlign w:val="center"/>
          </w:tcPr>
          <w:p w14:paraId="5D427043" w14:textId="3E094AA2" w:rsidR="004B0AEA" w:rsidRPr="000667DD" w:rsidRDefault="004B0AEA" w:rsidP="004B0AEA">
            <w:pPr>
              <w:rPr>
                <w:rFonts w:asciiTheme="minorHAnsi" w:hAnsiTheme="minorHAnsi" w:cstheme="minorHAnsi"/>
                <w:b/>
                <w:bCs/>
              </w:rPr>
            </w:pPr>
            <w:r>
              <w:rPr>
                <w:rFonts w:asciiTheme="minorHAnsi" w:hAnsiTheme="minorHAnsi" w:cstheme="minorHAnsi"/>
              </w:rPr>
              <w:t xml:space="preserve"> 12</w:t>
            </w:r>
          </w:p>
        </w:tc>
        <w:tc>
          <w:tcPr>
            <w:tcW w:w="791" w:type="dxa"/>
            <w:vAlign w:val="center"/>
          </w:tcPr>
          <w:p w14:paraId="58D99201" w14:textId="0580ED91" w:rsidR="004B0AEA" w:rsidRPr="000667DD" w:rsidRDefault="004B0AEA" w:rsidP="004B0AEA">
            <w:pPr>
              <w:rPr>
                <w:rFonts w:asciiTheme="minorHAnsi" w:hAnsiTheme="minorHAnsi" w:cstheme="minorHAnsi"/>
                <w:b/>
                <w:bCs/>
              </w:rPr>
            </w:pPr>
            <w:r>
              <w:rPr>
                <w:rFonts w:asciiTheme="minorHAnsi" w:hAnsiTheme="minorHAnsi" w:cstheme="minorHAnsi"/>
              </w:rPr>
              <w:t xml:space="preserve"> 18</w:t>
            </w:r>
          </w:p>
        </w:tc>
        <w:tc>
          <w:tcPr>
            <w:tcW w:w="685" w:type="dxa"/>
          </w:tcPr>
          <w:p w14:paraId="2DC31E22" w14:textId="77777777" w:rsidR="004B0AEA" w:rsidRPr="000667DD" w:rsidRDefault="004B0AEA" w:rsidP="004B0AEA">
            <w:pPr>
              <w:rPr>
                <w:rFonts w:asciiTheme="minorHAnsi" w:hAnsiTheme="minorHAnsi" w:cstheme="minorHAnsi"/>
                <w:b/>
                <w:bCs/>
              </w:rPr>
            </w:pPr>
          </w:p>
        </w:tc>
        <w:tc>
          <w:tcPr>
            <w:tcW w:w="844" w:type="dxa"/>
          </w:tcPr>
          <w:p w14:paraId="3167DC2A" w14:textId="77777777" w:rsidR="004B0AEA" w:rsidRPr="000667DD" w:rsidRDefault="004B0AEA" w:rsidP="004B0AEA">
            <w:pPr>
              <w:rPr>
                <w:rFonts w:asciiTheme="minorHAnsi" w:hAnsiTheme="minorHAnsi" w:cstheme="minorHAnsi"/>
                <w:b/>
                <w:bCs/>
              </w:rPr>
            </w:pPr>
          </w:p>
        </w:tc>
        <w:tc>
          <w:tcPr>
            <w:tcW w:w="705" w:type="dxa"/>
          </w:tcPr>
          <w:p w14:paraId="7875FA9D" w14:textId="77777777" w:rsidR="004B0AEA" w:rsidRPr="000667DD" w:rsidRDefault="004B0AEA" w:rsidP="004B0AEA">
            <w:pPr>
              <w:rPr>
                <w:rFonts w:asciiTheme="minorHAnsi" w:hAnsiTheme="minorHAnsi" w:cstheme="minorHAnsi"/>
                <w:b/>
                <w:bCs/>
              </w:rPr>
            </w:pPr>
          </w:p>
        </w:tc>
        <w:tc>
          <w:tcPr>
            <w:tcW w:w="971" w:type="dxa"/>
          </w:tcPr>
          <w:p w14:paraId="611C648D" w14:textId="77777777" w:rsidR="004B0AEA" w:rsidRPr="000667DD" w:rsidRDefault="004B0AEA" w:rsidP="004B0AEA">
            <w:pPr>
              <w:rPr>
                <w:rFonts w:asciiTheme="minorHAnsi" w:hAnsiTheme="minorHAnsi" w:cstheme="minorHAnsi"/>
                <w:b/>
                <w:bCs/>
              </w:rPr>
            </w:pPr>
          </w:p>
        </w:tc>
        <w:tc>
          <w:tcPr>
            <w:tcW w:w="682" w:type="dxa"/>
          </w:tcPr>
          <w:p w14:paraId="194A5775" w14:textId="77777777" w:rsidR="004B0AEA" w:rsidRPr="000667DD" w:rsidRDefault="004B0AEA" w:rsidP="004B0AEA">
            <w:pPr>
              <w:rPr>
                <w:rFonts w:asciiTheme="minorHAnsi" w:hAnsiTheme="minorHAnsi" w:cstheme="minorHAnsi"/>
                <w:b/>
                <w:bCs/>
              </w:rPr>
            </w:pPr>
          </w:p>
        </w:tc>
      </w:tr>
      <w:tr w:rsidR="0028661B" w:rsidRPr="00CD4364" w14:paraId="372D12D7" w14:textId="77777777" w:rsidTr="0028661B">
        <w:trPr>
          <w:tblHeader/>
        </w:trPr>
        <w:tc>
          <w:tcPr>
            <w:tcW w:w="521" w:type="dxa"/>
            <w:vAlign w:val="center"/>
          </w:tcPr>
          <w:p w14:paraId="11018A03" w14:textId="31D9AEE5"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1.3</w:t>
            </w:r>
          </w:p>
        </w:tc>
        <w:tc>
          <w:tcPr>
            <w:tcW w:w="4583" w:type="dxa"/>
          </w:tcPr>
          <w:p w14:paraId="03185F33" w14:textId="5BBA2935" w:rsidR="004B0AEA" w:rsidRPr="000667DD" w:rsidRDefault="004B0AEA" w:rsidP="004B0AEA">
            <w:pPr>
              <w:rPr>
                <w:rFonts w:asciiTheme="minorHAnsi" w:hAnsiTheme="minorHAnsi" w:cstheme="minorHAnsi"/>
                <w:b/>
                <w:bCs/>
              </w:rPr>
            </w:pPr>
            <w:r>
              <w:rPr>
                <w:rFonts w:asciiTheme="minorHAnsi" w:hAnsiTheme="minorHAnsi" w:cstheme="minorHAnsi"/>
              </w:rPr>
              <w:t>Интеграция готового модуля сегментации MCI в проект + интерфейс выбора сегментов</w:t>
            </w:r>
          </w:p>
        </w:tc>
        <w:tc>
          <w:tcPr>
            <w:tcW w:w="425" w:type="dxa"/>
            <w:vAlign w:val="center"/>
          </w:tcPr>
          <w:p w14:paraId="5908CD4A" w14:textId="3E267671" w:rsidR="004B0AEA" w:rsidRPr="000667DD" w:rsidRDefault="004B0AEA" w:rsidP="004B0AEA">
            <w:pPr>
              <w:rPr>
                <w:rFonts w:asciiTheme="minorHAnsi" w:hAnsiTheme="minorHAnsi" w:cstheme="minorHAnsi"/>
                <w:b/>
                <w:bCs/>
              </w:rPr>
            </w:pPr>
            <w:r>
              <w:rPr>
                <w:rFonts w:asciiTheme="minorHAnsi" w:hAnsiTheme="minorHAnsi" w:cstheme="minorHAnsi"/>
              </w:rPr>
              <w:t xml:space="preserve"> 46</w:t>
            </w:r>
          </w:p>
        </w:tc>
        <w:tc>
          <w:tcPr>
            <w:tcW w:w="791" w:type="dxa"/>
            <w:vAlign w:val="center"/>
          </w:tcPr>
          <w:p w14:paraId="41B87EB4" w14:textId="649AB1AD" w:rsidR="004B0AEA" w:rsidRPr="000667DD" w:rsidRDefault="004B0AEA" w:rsidP="004B0AEA">
            <w:pPr>
              <w:rPr>
                <w:rFonts w:asciiTheme="minorHAnsi" w:hAnsiTheme="minorHAnsi" w:cstheme="minorHAnsi"/>
                <w:b/>
                <w:bCs/>
              </w:rPr>
            </w:pPr>
            <w:r>
              <w:rPr>
                <w:rFonts w:asciiTheme="minorHAnsi" w:hAnsiTheme="minorHAnsi" w:cstheme="minorHAnsi"/>
              </w:rPr>
              <w:t xml:space="preserve"> 24</w:t>
            </w:r>
          </w:p>
        </w:tc>
        <w:tc>
          <w:tcPr>
            <w:tcW w:w="685" w:type="dxa"/>
          </w:tcPr>
          <w:p w14:paraId="5DE1A2AB" w14:textId="77777777" w:rsidR="004B0AEA" w:rsidRPr="000667DD" w:rsidRDefault="004B0AEA" w:rsidP="004B0AEA">
            <w:pPr>
              <w:rPr>
                <w:rFonts w:asciiTheme="minorHAnsi" w:hAnsiTheme="minorHAnsi" w:cstheme="minorHAnsi"/>
                <w:b/>
                <w:bCs/>
              </w:rPr>
            </w:pPr>
          </w:p>
        </w:tc>
        <w:tc>
          <w:tcPr>
            <w:tcW w:w="844" w:type="dxa"/>
          </w:tcPr>
          <w:p w14:paraId="342A6DD0" w14:textId="77777777" w:rsidR="004B0AEA" w:rsidRPr="000667DD" w:rsidRDefault="004B0AEA" w:rsidP="004B0AEA">
            <w:pPr>
              <w:rPr>
                <w:rFonts w:asciiTheme="minorHAnsi" w:hAnsiTheme="minorHAnsi" w:cstheme="minorHAnsi"/>
                <w:b/>
                <w:bCs/>
              </w:rPr>
            </w:pPr>
          </w:p>
        </w:tc>
        <w:tc>
          <w:tcPr>
            <w:tcW w:w="705" w:type="dxa"/>
          </w:tcPr>
          <w:p w14:paraId="5AC3896C" w14:textId="77777777" w:rsidR="004B0AEA" w:rsidRPr="000667DD" w:rsidRDefault="004B0AEA" w:rsidP="004B0AEA">
            <w:pPr>
              <w:rPr>
                <w:rFonts w:asciiTheme="minorHAnsi" w:hAnsiTheme="minorHAnsi" w:cstheme="minorHAnsi"/>
                <w:b/>
                <w:bCs/>
              </w:rPr>
            </w:pPr>
          </w:p>
        </w:tc>
        <w:tc>
          <w:tcPr>
            <w:tcW w:w="971" w:type="dxa"/>
          </w:tcPr>
          <w:p w14:paraId="1A7BCB4E" w14:textId="77777777" w:rsidR="004B0AEA" w:rsidRPr="000667DD" w:rsidRDefault="004B0AEA" w:rsidP="004B0AEA">
            <w:pPr>
              <w:rPr>
                <w:rFonts w:asciiTheme="minorHAnsi" w:hAnsiTheme="minorHAnsi" w:cstheme="minorHAnsi"/>
                <w:b/>
                <w:bCs/>
              </w:rPr>
            </w:pPr>
          </w:p>
        </w:tc>
        <w:tc>
          <w:tcPr>
            <w:tcW w:w="682" w:type="dxa"/>
          </w:tcPr>
          <w:p w14:paraId="1A33255D" w14:textId="77777777" w:rsidR="004B0AEA" w:rsidRPr="000667DD" w:rsidRDefault="004B0AEA" w:rsidP="004B0AEA">
            <w:pPr>
              <w:rPr>
                <w:rFonts w:asciiTheme="minorHAnsi" w:hAnsiTheme="minorHAnsi" w:cstheme="minorHAnsi"/>
                <w:b/>
                <w:bCs/>
              </w:rPr>
            </w:pPr>
          </w:p>
        </w:tc>
      </w:tr>
      <w:tr w:rsidR="0028661B" w:rsidRPr="00CD4364" w14:paraId="34661FF6" w14:textId="77777777" w:rsidTr="0028661B">
        <w:trPr>
          <w:tblHeader/>
        </w:trPr>
        <w:tc>
          <w:tcPr>
            <w:tcW w:w="521" w:type="dxa"/>
            <w:vAlign w:val="center"/>
          </w:tcPr>
          <w:p w14:paraId="4133A27F" w14:textId="07175A11"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1.4</w:t>
            </w:r>
          </w:p>
        </w:tc>
        <w:tc>
          <w:tcPr>
            <w:tcW w:w="4583" w:type="dxa"/>
          </w:tcPr>
          <w:p w14:paraId="74EDBFF2" w14:textId="0FCBB112" w:rsidR="004B0AEA" w:rsidRPr="000667DD" w:rsidRDefault="004B0AEA" w:rsidP="004B0AEA">
            <w:pPr>
              <w:rPr>
                <w:rFonts w:asciiTheme="minorHAnsi" w:hAnsiTheme="minorHAnsi" w:cstheme="minorHAnsi"/>
                <w:b/>
                <w:bCs/>
              </w:rPr>
            </w:pPr>
            <w:r>
              <w:rPr>
                <w:rFonts w:asciiTheme="minorHAnsi" w:hAnsiTheme="minorHAnsi" w:cstheme="minorHAnsi"/>
              </w:rPr>
              <w:t>Настройка автоматических контрольных групп (на базе MCI)</w:t>
            </w:r>
          </w:p>
        </w:tc>
        <w:tc>
          <w:tcPr>
            <w:tcW w:w="425" w:type="dxa"/>
            <w:vAlign w:val="center"/>
          </w:tcPr>
          <w:p w14:paraId="5FE990A3" w14:textId="1D9F37E1" w:rsidR="004B0AEA" w:rsidRPr="000667DD" w:rsidRDefault="004B0AEA" w:rsidP="004B0AEA">
            <w:pPr>
              <w:rPr>
                <w:rFonts w:asciiTheme="minorHAnsi" w:hAnsiTheme="minorHAnsi" w:cstheme="minorHAnsi"/>
                <w:b/>
                <w:bCs/>
              </w:rPr>
            </w:pPr>
            <w:r>
              <w:rPr>
                <w:rFonts w:asciiTheme="minorHAnsi" w:hAnsiTheme="minorHAnsi" w:cstheme="minorHAnsi"/>
              </w:rPr>
              <w:t xml:space="preserve"> 18</w:t>
            </w:r>
          </w:p>
        </w:tc>
        <w:tc>
          <w:tcPr>
            <w:tcW w:w="791" w:type="dxa"/>
            <w:vAlign w:val="center"/>
          </w:tcPr>
          <w:p w14:paraId="1E5EA272" w14:textId="002F7A26" w:rsidR="004B0AEA" w:rsidRPr="000667DD" w:rsidRDefault="004B0AEA" w:rsidP="004B0AEA">
            <w:pPr>
              <w:rPr>
                <w:rFonts w:asciiTheme="minorHAnsi" w:hAnsiTheme="minorHAnsi" w:cstheme="minorHAnsi"/>
                <w:b/>
                <w:bCs/>
              </w:rPr>
            </w:pPr>
            <w:r>
              <w:rPr>
                <w:rFonts w:asciiTheme="minorHAnsi" w:hAnsiTheme="minorHAnsi" w:cstheme="minorHAnsi"/>
              </w:rPr>
              <w:t xml:space="preserve"> 22</w:t>
            </w:r>
          </w:p>
        </w:tc>
        <w:tc>
          <w:tcPr>
            <w:tcW w:w="685" w:type="dxa"/>
          </w:tcPr>
          <w:p w14:paraId="2F8AB21A" w14:textId="77777777" w:rsidR="004B0AEA" w:rsidRPr="000667DD" w:rsidRDefault="004B0AEA" w:rsidP="004B0AEA">
            <w:pPr>
              <w:rPr>
                <w:rFonts w:asciiTheme="minorHAnsi" w:hAnsiTheme="minorHAnsi" w:cstheme="minorHAnsi"/>
                <w:b/>
                <w:bCs/>
              </w:rPr>
            </w:pPr>
          </w:p>
        </w:tc>
        <w:tc>
          <w:tcPr>
            <w:tcW w:w="844" w:type="dxa"/>
          </w:tcPr>
          <w:p w14:paraId="76DF5C3E" w14:textId="77777777" w:rsidR="004B0AEA" w:rsidRPr="000667DD" w:rsidRDefault="004B0AEA" w:rsidP="004B0AEA">
            <w:pPr>
              <w:rPr>
                <w:rFonts w:asciiTheme="minorHAnsi" w:hAnsiTheme="minorHAnsi" w:cstheme="minorHAnsi"/>
                <w:b/>
                <w:bCs/>
              </w:rPr>
            </w:pPr>
          </w:p>
        </w:tc>
        <w:tc>
          <w:tcPr>
            <w:tcW w:w="705" w:type="dxa"/>
          </w:tcPr>
          <w:p w14:paraId="71E2BDB1" w14:textId="77777777" w:rsidR="004B0AEA" w:rsidRPr="000667DD" w:rsidRDefault="004B0AEA" w:rsidP="004B0AEA">
            <w:pPr>
              <w:rPr>
                <w:rFonts w:asciiTheme="minorHAnsi" w:hAnsiTheme="minorHAnsi" w:cstheme="minorHAnsi"/>
                <w:b/>
                <w:bCs/>
              </w:rPr>
            </w:pPr>
          </w:p>
        </w:tc>
        <w:tc>
          <w:tcPr>
            <w:tcW w:w="971" w:type="dxa"/>
          </w:tcPr>
          <w:p w14:paraId="22942338" w14:textId="77777777" w:rsidR="004B0AEA" w:rsidRPr="000667DD" w:rsidRDefault="004B0AEA" w:rsidP="004B0AEA">
            <w:pPr>
              <w:rPr>
                <w:rFonts w:asciiTheme="minorHAnsi" w:hAnsiTheme="minorHAnsi" w:cstheme="minorHAnsi"/>
                <w:b/>
                <w:bCs/>
              </w:rPr>
            </w:pPr>
          </w:p>
        </w:tc>
        <w:tc>
          <w:tcPr>
            <w:tcW w:w="682" w:type="dxa"/>
          </w:tcPr>
          <w:p w14:paraId="2817CED2" w14:textId="77777777" w:rsidR="004B0AEA" w:rsidRPr="000667DD" w:rsidRDefault="004B0AEA" w:rsidP="004B0AEA">
            <w:pPr>
              <w:rPr>
                <w:rFonts w:asciiTheme="minorHAnsi" w:hAnsiTheme="minorHAnsi" w:cstheme="minorHAnsi"/>
                <w:b/>
                <w:bCs/>
              </w:rPr>
            </w:pPr>
          </w:p>
        </w:tc>
      </w:tr>
      <w:tr w:rsidR="0028661B" w:rsidRPr="00CD4364" w14:paraId="405013DC" w14:textId="77777777" w:rsidTr="0028661B">
        <w:trPr>
          <w:tblHeader/>
        </w:trPr>
        <w:tc>
          <w:tcPr>
            <w:tcW w:w="521" w:type="dxa"/>
            <w:vAlign w:val="center"/>
          </w:tcPr>
          <w:p w14:paraId="346F25D3" w14:textId="25E6ED9B"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1.5</w:t>
            </w:r>
          </w:p>
        </w:tc>
        <w:tc>
          <w:tcPr>
            <w:tcW w:w="4583" w:type="dxa"/>
          </w:tcPr>
          <w:p w14:paraId="270AD51D" w14:textId="299860CD" w:rsidR="004B0AEA" w:rsidRPr="000667DD" w:rsidRDefault="003A16A7" w:rsidP="004B0AEA">
            <w:pPr>
              <w:rPr>
                <w:rFonts w:asciiTheme="minorHAnsi" w:hAnsiTheme="minorHAnsi" w:cstheme="minorHAnsi"/>
                <w:b/>
                <w:bCs/>
              </w:rPr>
            </w:pPr>
            <w:r>
              <w:rPr>
                <w:rFonts w:asciiTheme="minorHAnsi" w:hAnsiTheme="minorHAnsi" w:cstheme="minorHAnsi"/>
              </w:rPr>
              <w:t xml:space="preserve">Настройка движка персонализации текстов ДЦО (адаптация генератора под сегмент)</w:t>
            </w:r>
          </w:p>
        </w:tc>
        <w:tc>
          <w:tcPr>
            <w:tcW w:w="425" w:type="dxa"/>
            <w:vAlign w:val="center"/>
          </w:tcPr>
          <w:p w14:paraId="659E7B9F" w14:textId="386DBB41" w:rsidR="004B0AEA" w:rsidRPr="000667DD" w:rsidRDefault="004B0AEA" w:rsidP="004B0AEA">
            <w:pPr>
              <w:rPr>
                <w:rFonts w:asciiTheme="minorHAnsi" w:hAnsiTheme="minorHAnsi" w:cstheme="minorHAnsi"/>
                <w:b/>
                <w:bCs/>
              </w:rPr>
            </w:pPr>
            <w:r>
              <w:rPr>
                <w:rFonts w:asciiTheme="minorHAnsi" w:hAnsiTheme="minorHAnsi" w:cstheme="minorHAnsi"/>
              </w:rPr>
              <w:t xml:space="preserve"> 61</w:t>
            </w:r>
          </w:p>
        </w:tc>
        <w:tc>
          <w:tcPr>
            <w:tcW w:w="791" w:type="dxa"/>
            <w:vAlign w:val="center"/>
          </w:tcPr>
          <w:p w14:paraId="0BF9648C" w14:textId="64B56FF9" w:rsidR="004B0AEA" w:rsidRPr="000667DD" w:rsidRDefault="004B0AEA" w:rsidP="004B0AEA">
            <w:pPr>
              <w:rPr>
                <w:rFonts w:asciiTheme="minorHAnsi" w:hAnsiTheme="minorHAnsi" w:cstheme="minorHAnsi"/>
                <w:b/>
                <w:bCs/>
              </w:rPr>
            </w:pPr>
            <w:r>
              <w:rPr>
                <w:rFonts w:asciiTheme="minorHAnsi" w:hAnsiTheme="minorHAnsi" w:cstheme="minorHAnsi"/>
              </w:rPr>
              <w:t xml:space="preserve"> 49</w:t>
            </w:r>
          </w:p>
        </w:tc>
        <w:tc>
          <w:tcPr>
            <w:tcW w:w="685" w:type="dxa"/>
          </w:tcPr>
          <w:p w14:paraId="799303E8" w14:textId="77777777" w:rsidR="004B0AEA" w:rsidRPr="000667DD" w:rsidRDefault="004B0AEA" w:rsidP="004B0AEA">
            <w:pPr>
              <w:rPr>
                <w:rFonts w:asciiTheme="minorHAnsi" w:hAnsiTheme="minorHAnsi" w:cstheme="minorHAnsi"/>
                <w:b/>
                <w:bCs/>
              </w:rPr>
            </w:pPr>
          </w:p>
        </w:tc>
        <w:tc>
          <w:tcPr>
            <w:tcW w:w="844" w:type="dxa"/>
          </w:tcPr>
          <w:p w14:paraId="1809CC33" w14:textId="77777777" w:rsidR="004B0AEA" w:rsidRPr="000667DD" w:rsidRDefault="004B0AEA" w:rsidP="004B0AEA">
            <w:pPr>
              <w:rPr>
                <w:rFonts w:asciiTheme="minorHAnsi" w:hAnsiTheme="minorHAnsi" w:cstheme="minorHAnsi"/>
                <w:b/>
                <w:bCs/>
              </w:rPr>
            </w:pPr>
          </w:p>
        </w:tc>
        <w:tc>
          <w:tcPr>
            <w:tcW w:w="705" w:type="dxa"/>
          </w:tcPr>
          <w:p w14:paraId="4AEB902D" w14:textId="77777777" w:rsidR="004B0AEA" w:rsidRPr="000667DD" w:rsidRDefault="004B0AEA" w:rsidP="004B0AEA">
            <w:pPr>
              <w:rPr>
                <w:rFonts w:asciiTheme="minorHAnsi" w:hAnsiTheme="minorHAnsi" w:cstheme="minorHAnsi"/>
                <w:b/>
                <w:bCs/>
              </w:rPr>
            </w:pPr>
          </w:p>
        </w:tc>
        <w:tc>
          <w:tcPr>
            <w:tcW w:w="971" w:type="dxa"/>
          </w:tcPr>
          <w:p w14:paraId="4A06EB69" w14:textId="77777777" w:rsidR="004B0AEA" w:rsidRPr="000667DD" w:rsidRDefault="004B0AEA" w:rsidP="004B0AEA">
            <w:pPr>
              <w:rPr>
                <w:rFonts w:asciiTheme="minorHAnsi" w:hAnsiTheme="minorHAnsi" w:cstheme="minorHAnsi"/>
                <w:b/>
                <w:bCs/>
              </w:rPr>
            </w:pPr>
          </w:p>
        </w:tc>
        <w:tc>
          <w:tcPr>
            <w:tcW w:w="682" w:type="dxa"/>
          </w:tcPr>
          <w:p w14:paraId="0681E58D" w14:textId="77777777" w:rsidR="004B0AEA" w:rsidRPr="000667DD" w:rsidRDefault="004B0AEA" w:rsidP="004B0AEA">
            <w:pPr>
              <w:rPr>
                <w:rFonts w:asciiTheme="minorHAnsi" w:hAnsiTheme="minorHAnsi" w:cstheme="minorHAnsi"/>
                <w:b/>
                <w:bCs/>
              </w:rPr>
            </w:pPr>
          </w:p>
        </w:tc>
      </w:tr>
      <w:tr w:rsidR="0028661B" w:rsidRPr="00CD4364" w14:paraId="3609E601" w14:textId="77777777" w:rsidTr="0028661B">
        <w:trPr>
          <w:tblHeader/>
        </w:trPr>
        <w:tc>
          <w:tcPr>
            <w:tcW w:w="521" w:type="dxa"/>
            <w:vAlign w:val="center"/>
          </w:tcPr>
          <w:p w14:paraId="36C84D25" w14:textId="27362C53"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1.6</w:t>
            </w:r>
          </w:p>
        </w:tc>
        <w:tc>
          <w:tcPr>
            <w:tcW w:w="4583" w:type="dxa"/>
          </w:tcPr>
          <w:p w14:paraId="5D1A5763" w14:textId="60A762CA" w:rsidR="003A16A7" w:rsidRDefault="003A16A7" w:rsidP="004B0AEA">
            <w:pPr>
              <w:rPr>
                <w:rFonts w:asciiTheme="minorHAnsi" w:hAnsiTheme="minorHAnsi" w:cstheme="minorHAnsi"/>
              </w:rPr>
            </w:pPr>
            <w:r>
              <w:rPr>
                <w:rFonts w:asciiTheme="minorHAnsi" w:hAnsiTheme="minorHAnsi" w:cstheme="minorHAnsi"/>
              </w:rPr>
              <w:t>Подготовка и создание</w:t>
            </w:r>
          </w:p>
          <w:p w14:paraId="3D4461E1" w14:textId="75E280A5" w:rsidR="004B0AEA" w:rsidRPr="000667DD" w:rsidRDefault="003A16A7" w:rsidP="003A16A7">
            <w:pPr>
              <w:rPr>
                <w:rFonts w:asciiTheme="minorHAnsi" w:hAnsiTheme="minorHAnsi" w:cstheme="minorHAnsi"/>
                <w:b/>
                <w:bCs/>
              </w:rPr>
            </w:pPr>
            <w:r>
              <w:rPr>
                <w:rFonts w:asciiTheme="minorHAnsi" w:hAnsiTheme="minorHAnsi" w:cstheme="minorHAnsi"/>
              </w:rPr>
              <w:t xml:space="preserve">методологии персонализации ДЦО (карта сегмент → оффер)</w:t>
            </w:r>
          </w:p>
        </w:tc>
        <w:tc>
          <w:tcPr>
            <w:tcW w:w="425" w:type="dxa"/>
            <w:vAlign w:val="center"/>
          </w:tcPr>
          <w:p w14:paraId="036BBBA0" w14:textId="1F959700" w:rsidR="004B0AEA" w:rsidRPr="000667DD" w:rsidRDefault="004B0AEA" w:rsidP="004B0AEA">
            <w:pPr>
              <w:rPr>
                <w:rFonts w:asciiTheme="minorHAnsi" w:hAnsiTheme="minorHAnsi" w:cstheme="minorHAnsi"/>
                <w:b/>
                <w:bCs/>
              </w:rPr>
            </w:pPr>
            <w:r>
              <w:rPr>
                <w:rFonts w:asciiTheme="minorHAnsi" w:hAnsiTheme="minorHAnsi" w:cstheme="minorHAnsi"/>
              </w:rPr>
              <w:t xml:space="preserve"> 14</w:t>
            </w:r>
          </w:p>
        </w:tc>
        <w:tc>
          <w:tcPr>
            <w:tcW w:w="791" w:type="dxa"/>
            <w:vAlign w:val="center"/>
          </w:tcPr>
          <w:p w14:paraId="57099628" w14:textId="48CE91EC" w:rsidR="004B0AEA" w:rsidRPr="000667DD" w:rsidRDefault="004B0AEA" w:rsidP="004B0AEA">
            <w:pPr>
              <w:rPr>
                <w:rFonts w:asciiTheme="minorHAnsi" w:hAnsiTheme="minorHAnsi" w:cstheme="minorHAnsi"/>
                <w:b/>
                <w:bCs/>
              </w:rPr>
            </w:pPr>
            <w:r>
              <w:rPr>
                <w:rFonts w:asciiTheme="minorHAnsi" w:hAnsiTheme="minorHAnsi" w:cstheme="minorHAnsi"/>
              </w:rPr>
              <w:t xml:space="preserve"> 26</w:t>
            </w:r>
          </w:p>
        </w:tc>
        <w:tc>
          <w:tcPr>
            <w:tcW w:w="685" w:type="dxa"/>
          </w:tcPr>
          <w:p w14:paraId="25D25CBE" w14:textId="77777777" w:rsidR="004B0AEA" w:rsidRPr="000667DD" w:rsidRDefault="004B0AEA" w:rsidP="004B0AEA">
            <w:pPr>
              <w:rPr>
                <w:rFonts w:asciiTheme="minorHAnsi" w:hAnsiTheme="minorHAnsi" w:cstheme="minorHAnsi"/>
                <w:b/>
                <w:bCs/>
              </w:rPr>
            </w:pPr>
          </w:p>
        </w:tc>
        <w:tc>
          <w:tcPr>
            <w:tcW w:w="844" w:type="dxa"/>
          </w:tcPr>
          <w:p w14:paraId="123CA132" w14:textId="77777777" w:rsidR="004B0AEA" w:rsidRPr="000667DD" w:rsidRDefault="004B0AEA" w:rsidP="004B0AEA">
            <w:pPr>
              <w:rPr>
                <w:rFonts w:asciiTheme="minorHAnsi" w:hAnsiTheme="minorHAnsi" w:cstheme="minorHAnsi"/>
                <w:b/>
                <w:bCs/>
              </w:rPr>
            </w:pPr>
          </w:p>
        </w:tc>
        <w:tc>
          <w:tcPr>
            <w:tcW w:w="705" w:type="dxa"/>
          </w:tcPr>
          <w:p w14:paraId="3B00A92C" w14:textId="77777777" w:rsidR="004B0AEA" w:rsidRPr="000667DD" w:rsidRDefault="004B0AEA" w:rsidP="004B0AEA">
            <w:pPr>
              <w:rPr>
                <w:rFonts w:asciiTheme="minorHAnsi" w:hAnsiTheme="minorHAnsi" w:cstheme="minorHAnsi"/>
                <w:b/>
                <w:bCs/>
              </w:rPr>
            </w:pPr>
          </w:p>
        </w:tc>
        <w:tc>
          <w:tcPr>
            <w:tcW w:w="971" w:type="dxa"/>
          </w:tcPr>
          <w:p w14:paraId="2366C4B1" w14:textId="77777777" w:rsidR="004B0AEA" w:rsidRPr="000667DD" w:rsidRDefault="004B0AEA" w:rsidP="004B0AEA">
            <w:pPr>
              <w:rPr>
                <w:rFonts w:asciiTheme="minorHAnsi" w:hAnsiTheme="minorHAnsi" w:cstheme="minorHAnsi"/>
                <w:b/>
                <w:bCs/>
              </w:rPr>
            </w:pPr>
          </w:p>
        </w:tc>
        <w:tc>
          <w:tcPr>
            <w:tcW w:w="682" w:type="dxa"/>
          </w:tcPr>
          <w:p w14:paraId="38948D9F" w14:textId="77777777" w:rsidR="004B0AEA" w:rsidRPr="000667DD" w:rsidRDefault="004B0AEA" w:rsidP="004B0AEA">
            <w:pPr>
              <w:rPr>
                <w:rFonts w:asciiTheme="minorHAnsi" w:hAnsiTheme="minorHAnsi" w:cstheme="minorHAnsi"/>
                <w:b/>
                <w:bCs/>
              </w:rPr>
            </w:pPr>
          </w:p>
        </w:tc>
      </w:tr>
      <w:tr w:rsidR="0028661B" w:rsidRPr="00CD4364" w14:paraId="43CF1C99" w14:textId="77777777" w:rsidTr="0028661B">
        <w:trPr>
          <w:tblHeader/>
        </w:trPr>
        <w:tc>
          <w:tcPr>
            <w:tcW w:w="521" w:type="dxa"/>
            <w:vAlign w:val="center"/>
          </w:tcPr>
          <w:p w14:paraId="1AA5ABD7" w14:textId="644F3DE6"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1.7</w:t>
            </w:r>
          </w:p>
        </w:tc>
        <w:tc>
          <w:tcPr>
            <w:tcW w:w="4583" w:type="dxa"/>
          </w:tcPr>
          <w:p w14:paraId="60BE27CD" w14:textId="1D77C7FB" w:rsidR="004B0AEA" w:rsidRPr="000667DD" w:rsidRDefault="004B0AEA" w:rsidP="004B0AEA">
            <w:pPr>
              <w:rPr>
                <w:rFonts w:asciiTheme="minorHAnsi" w:hAnsiTheme="minorHAnsi" w:cstheme="minorHAnsi"/>
                <w:b/>
                <w:bCs/>
              </w:rPr>
            </w:pPr>
            <w:r>
              <w:rPr>
                <w:rFonts w:asciiTheme="minorHAnsi" w:hAnsiTheme="minorHAnsi" w:cstheme="minorHAnsi"/>
              </w:rPr>
              <w:t>Перевод текущих ДЦО-акций в персональный формат (контент)</w:t>
            </w:r>
          </w:p>
        </w:tc>
        <w:tc>
          <w:tcPr>
            <w:tcW w:w="425" w:type="dxa"/>
            <w:vAlign w:val="center"/>
          </w:tcPr>
          <w:p w14:paraId="7A09D55C" w14:textId="37C0EA0B" w:rsidR="004B0AEA" w:rsidRPr="000667DD" w:rsidRDefault="004B0AEA" w:rsidP="004B0AEA">
            <w:pPr>
              <w:rPr>
                <w:rFonts w:asciiTheme="minorHAnsi" w:hAnsiTheme="minorHAnsi" w:cstheme="minorHAnsi"/>
                <w:b/>
                <w:bCs/>
              </w:rPr>
            </w:pPr>
            <w:r>
              <w:rPr>
                <w:rFonts w:asciiTheme="minorHAnsi" w:hAnsiTheme="minorHAnsi" w:cstheme="minorHAnsi"/>
              </w:rPr>
              <w:t xml:space="preserve"> 70</w:t>
            </w:r>
          </w:p>
        </w:tc>
        <w:tc>
          <w:tcPr>
            <w:tcW w:w="791" w:type="dxa"/>
            <w:vAlign w:val="center"/>
          </w:tcPr>
          <w:p w14:paraId="664B2E38" w14:textId="7EDF83A1" w:rsidR="004B0AEA" w:rsidRPr="000667DD" w:rsidRDefault="004B0AEA" w:rsidP="004B0AEA">
            <w:pPr>
              <w:rPr>
                <w:rFonts w:asciiTheme="minorHAnsi" w:hAnsiTheme="minorHAnsi" w:cstheme="minorHAnsi"/>
                <w:b/>
                <w:bCs/>
              </w:rPr>
            </w:pPr>
            <w:r>
              <w:rPr>
                <w:rFonts w:asciiTheme="minorHAnsi" w:hAnsiTheme="minorHAnsi" w:cstheme="minorHAnsi"/>
              </w:rPr>
              <w:t xml:space="preserve"> 30</w:t>
            </w:r>
          </w:p>
        </w:tc>
        <w:tc>
          <w:tcPr>
            <w:tcW w:w="685" w:type="dxa"/>
          </w:tcPr>
          <w:p w14:paraId="6D3907A9" w14:textId="77777777" w:rsidR="004B0AEA" w:rsidRPr="000667DD" w:rsidRDefault="004B0AEA" w:rsidP="004B0AEA">
            <w:pPr>
              <w:rPr>
                <w:rFonts w:asciiTheme="minorHAnsi" w:hAnsiTheme="minorHAnsi" w:cstheme="minorHAnsi"/>
                <w:b/>
                <w:bCs/>
              </w:rPr>
            </w:pPr>
          </w:p>
        </w:tc>
        <w:tc>
          <w:tcPr>
            <w:tcW w:w="844" w:type="dxa"/>
          </w:tcPr>
          <w:p w14:paraId="3FE7DF1F" w14:textId="77777777" w:rsidR="004B0AEA" w:rsidRPr="000667DD" w:rsidRDefault="004B0AEA" w:rsidP="004B0AEA">
            <w:pPr>
              <w:rPr>
                <w:rFonts w:asciiTheme="minorHAnsi" w:hAnsiTheme="minorHAnsi" w:cstheme="minorHAnsi"/>
                <w:b/>
                <w:bCs/>
              </w:rPr>
            </w:pPr>
          </w:p>
        </w:tc>
        <w:tc>
          <w:tcPr>
            <w:tcW w:w="705" w:type="dxa"/>
          </w:tcPr>
          <w:p w14:paraId="3D678480" w14:textId="77777777" w:rsidR="004B0AEA" w:rsidRPr="000667DD" w:rsidRDefault="004B0AEA" w:rsidP="004B0AEA">
            <w:pPr>
              <w:rPr>
                <w:rFonts w:asciiTheme="minorHAnsi" w:hAnsiTheme="minorHAnsi" w:cstheme="minorHAnsi"/>
                <w:b/>
                <w:bCs/>
              </w:rPr>
            </w:pPr>
          </w:p>
        </w:tc>
        <w:tc>
          <w:tcPr>
            <w:tcW w:w="971" w:type="dxa"/>
          </w:tcPr>
          <w:p w14:paraId="4752ECFB" w14:textId="77777777" w:rsidR="004B0AEA" w:rsidRPr="000667DD" w:rsidRDefault="004B0AEA" w:rsidP="004B0AEA">
            <w:pPr>
              <w:rPr>
                <w:rFonts w:asciiTheme="minorHAnsi" w:hAnsiTheme="minorHAnsi" w:cstheme="minorHAnsi"/>
                <w:b/>
                <w:bCs/>
              </w:rPr>
            </w:pPr>
          </w:p>
        </w:tc>
        <w:tc>
          <w:tcPr>
            <w:tcW w:w="682" w:type="dxa"/>
          </w:tcPr>
          <w:p w14:paraId="535A21CA" w14:textId="77777777" w:rsidR="004B0AEA" w:rsidRPr="000667DD" w:rsidRDefault="004B0AEA" w:rsidP="004B0AEA">
            <w:pPr>
              <w:rPr>
                <w:rFonts w:asciiTheme="minorHAnsi" w:hAnsiTheme="minorHAnsi" w:cstheme="minorHAnsi"/>
                <w:b/>
                <w:bCs/>
              </w:rPr>
            </w:pPr>
          </w:p>
        </w:tc>
      </w:tr>
      <w:tr w:rsidR="0028661B" w:rsidRPr="00CD4364" w14:paraId="498BB73A" w14:textId="77777777" w:rsidTr="0028661B">
        <w:trPr>
          <w:tblHeader/>
        </w:trPr>
        <w:tc>
          <w:tcPr>
            <w:tcW w:w="521" w:type="dxa"/>
            <w:vAlign w:val="center"/>
          </w:tcPr>
          <w:p w14:paraId="400CC938" w14:textId="4F0680E9"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1.8</w:t>
            </w:r>
          </w:p>
        </w:tc>
        <w:tc>
          <w:tcPr>
            <w:tcW w:w="4583" w:type="dxa"/>
          </w:tcPr>
          <w:p w14:paraId="45904176" w14:textId="173F991D" w:rsidR="004B0AEA" w:rsidRPr="000667DD" w:rsidRDefault="004B0AEA" w:rsidP="004B0AEA">
            <w:pPr>
              <w:rPr>
                <w:rFonts w:asciiTheme="minorHAnsi" w:hAnsiTheme="minorHAnsi" w:cstheme="minorHAnsi"/>
                <w:b/>
                <w:bCs/>
              </w:rPr>
            </w:pPr>
            <w:r>
              <w:rPr>
                <w:rFonts w:asciiTheme="minorHAnsi" w:hAnsiTheme="minorHAnsi" w:cstheme="minorHAnsi"/>
              </w:rPr>
              <w:t xml:space="preserve">Создание базы знаний: шаблоны, скиллы, гайдлайны, tone of voice</w:t>
            </w:r>
          </w:p>
        </w:tc>
        <w:tc>
          <w:tcPr>
            <w:tcW w:w="425" w:type="dxa"/>
            <w:vAlign w:val="center"/>
          </w:tcPr>
          <w:p w14:paraId="4A2C2DB9" w14:textId="5FC9BD4F" w:rsidR="004B0AEA" w:rsidRPr="000667DD" w:rsidRDefault="004B0AEA" w:rsidP="004B0AEA">
            <w:pPr>
              <w:rPr>
                <w:rFonts w:asciiTheme="minorHAnsi" w:hAnsiTheme="minorHAnsi" w:cstheme="minorHAnsi"/>
                <w:b/>
                <w:bCs/>
              </w:rPr>
            </w:pPr>
            <w:r>
              <w:rPr>
                <w:rFonts w:asciiTheme="minorHAnsi" w:hAnsiTheme="minorHAnsi" w:cstheme="minorHAnsi"/>
              </w:rPr>
              <w:t xml:space="preserve"> 5</w:t>
            </w:r>
          </w:p>
        </w:tc>
        <w:tc>
          <w:tcPr>
            <w:tcW w:w="791" w:type="dxa"/>
            <w:vAlign w:val="center"/>
          </w:tcPr>
          <w:p w14:paraId="1BE2F497" w14:textId="5970696C" w:rsidR="004B0AEA" w:rsidRPr="000667DD" w:rsidRDefault="004B0AEA" w:rsidP="004B0AEA">
            <w:pPr>
              <w:rPr>
                <w:rFonts w:asciiTheme="minorHAnsi" w:hAnsiTheme="minorHAnsi" w:cstheme="minorHAnsi"/>
                <w:b/>
                <w:bCs/>
              </w:rPr>
            </w:pPr>
            <w:r>
              <w:rPr>
                <w:rFonts w:asciiTheme="minorHAnsi" w:hAnsiTheme="minorHAnsi" w:cstheme="minorHAnsi"/>
              </w:rPr>
              <w:t xml:space="preserve"> 5</w:t>
            </w:r>
          </w:p>
        </w:tc>
        <w:tc>
          <w:tcPr>
            <w:tcW w:w="685" w:type="dxa"/>
          </w:tcPr>
          <w:p w14:paraId="6CCE0B49" w14:textId="77777777" w:rsidR="004B0AEA" w:rsidRPr="000667DD" w:rsidRDefault="004B0AEA" w:rsidP="004B0AEA">
            <w:pPr>
              <w:rPr>
                <w:rFonts w:asciiTheme="minorHAnsi" w:hAnsiTheme="minorHAnsi" w:cstheme="minorHAnsi"/>
                <w:b/>
                <w:bCs/>
              </w:rPr>
            </w:pPr>
          </w:p>
        </w:tc>
        <w:tc>
          <w:tcPr>
            <w:tcW w:w="844" w:type="dxa"/>
          </w:tcPr>
          <w:p w14:paraId="3793E5D5" w14:textId="77777777" w:rsidR="004B0AEA" w:rsidRPr="000667DD" w:rsidRDefault="004B0AEA" w:rsidP="004B0AEA">
            <w:pPr>
              <w:rPr>
                <w:rFonts w:asciiTheme="minorHAnsi" w:hAnsiTheme="minorHAnsi" w:cstheme="minorHAnsi"/>
                <w:b/>
                <w:bCs/>
              </w:rPr>
            </w:pPr>
          </w:p>
        </w:tc>
        <w:tc>
          <w:tcPr>
            <w:tcW w:w="705" w:type="dxa"/>
          </w:tcPr>
          <w:p w14:paraId="3FE4EF06" w14:textId="77777777" w:rsidR="004B0AEA" w:rsidRPr="000667DD" w:rsidRDefault="004B0AEA" w:rsidP="004B0AEA">
            <w:pPr>
              <w:rPr>
                <w:rFonts w:asciiTheme="minorHAnsi" w:hAnsiTheme="minorHAnsi" w:cstheme="minorHAnsi"/>
                <w:b/>
                <w:bCs/>
              </w:rPr>
            </w:pPr>
          </w:p>
        </w:tc>
        <w:tc>
          <w:tcPr>
            <w:tcW w:w="971" w:type="dxa"/>
          </w:tcPr>
          <w:p w14:paraId="4CB2A06E" w14:textId="77777777" w:rsidR="004B0AEA" w:rsidRPr="000667DD" w:rsidRDefault="004B0AEA" w:rsidP="004B0AEA">
            <w:pPr>
              <w:rPr>
                <w:rFonts w:asciiTheme="minorHAnsi" w:hAnsiTheme="minorHAnsi" w:cstheme="minorHAnsi"/>
                <w:b/>
                <w:bCs/>
              </w:rPr>
            </w:pPr>
          </w:p>
        </w:tc>
        <w:tc>
          <w:tcPr>
            <w:tcW w:w="682" w:type="dxa"/>
          </w:tcPr>
          <w:p w14:paraId="7BC18156" w14:textId="77777777" w:rsidR="004B0AEA" w:rsidRPr="000667DD" w:rsidRDefault="004B0AEA" w:rsidP="004B0AEA">
            <w:pPr>
              <w:rPr>
                <w:rFonts w:asciiTheme="minorHAnsi" w:hAnsiTheme="minorHAnsi" w:cstheme="minorHAnsi"/>
                <w:b/>
                <w:bCs/>
              </w:rPr>
            </w:pPr>
          </w:p>
        </w:tc>
      </w:tr>
      <w:tr w:rsidR="0028661B" w:rsidRPr="00CD4364" w14:paraId="322AA065" w14:textId="77777777" w:rsidTr="0028661B">
        <w:trPr>
          <w:tblHeader/>
        </w:trPr>
        <w:tc>
          <w:tcPr>
            <w:tcW w:w="521" w:type="dxa"/>
            <w:vAlign w:val="center"/>
          </w:tcPr>
          <w:p w14:paraId="06C98A0C" w14:textId="478C5B1D"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1.9</w:t>
            </w:r>
          </w:p>
        </w:tc>
        <w:tc>
          <w:tcPr>
            <w:tcW w:w="4583" w:type="dxa"/>
          </w:tcPr>
          <w:p w14:paraId="7CC19D56" w14:textId="7DE1B876" w:rsidR="004B0AEA" w:rsidRPr="000667DD" w:rsidRDefault="004B0AEA" w:rsidP="004B0AEA">
            <w:pPr>
              <w:rPr>
                <w:rFonts w:asciiTheme="minorHAnsi" w:hAnsiTheme="minorHAnsi" w:cstheme="minorHAnsi"/>
                <w:b/>
                <w:bCs/>
              </w:rPr>
            </w:pPr>
            <w:r>
              <w:rPr>
                <w:rFonts w:asciiTheme="minorHAnsi" w:hAnsiTheme="minorHAnsi" w:cstheme="minorHAnsi"/>
              </w:rPr>
              <w:t>Согласование и выстраивание бизнес-процесса планирования и заведения ДЦО</w:t>
            </w:r>
          </w:p>
        </w:tc>
        <w:tc>
          <w:tcPr>
            <w:tcW w:w="425" w:type="dxa"/>
            <w:vAlign w:val="center"/>
          </w:tcPr>
          <w:p w14:paraId="2ABDE82D" w14:textId="48893963" w:rsidR="004B0AEA" w:rsidRPr="000667DD" w:rsidRDefault="004B0AEA" w:rsidP="004B0AEA">
            <w:pPr>
              <w:rPr>
                <w:rFonts w:asciiTheme="minorHAnsi" w:hAnsiTheme="minorHAnsi" w:cstheme="minorHAnsi"/>
                <w:b/>
                <w:bCs/>
              </w:rPr>
            </w:pPr>
            <w:r>
              <w:rPr>
                <w:rFonts w:asciiTheme="minorHAnsi" w:hAnsiTheme="minorHAnsi" w:cstheme="minorHAnsi"/>
              </w:rPr>
              <w:t xml:space="preserve"> 5</w:t>
            </w:r>
          </w:p>
        </w:tc>
        <w:tc>
          <w:tcPr>
            <w:tcW w:w="791" w:type="dxa"/>
            <w:vAlign w:val="center"/>
          </w:tcPr>
          <w:p w14:paraId="5280CA9B" w14:textId="536B6D0C" w:rsidR="004B0AEA" w:rsidRPr="000667DD" w:rsidRDefault="004B0AEA" w:rsidP="004B0AEA">
            <w:pPr>
              <w:rPr>
                <w:rFonts w:asciiTheme="minorHAnsi" w:hAnsiTheme="minorHAnsi" w:cstheme="minorHAnsi"/>
                <w:b/>
                <w:bCs/>
              </w:rPr>
            </w:pPr>
            <w:r>
              <w:rPr>
                <w:rFonts w:asciiTheme="minorHAnsi" w:hAnsiTheme="minorHAnsi" w:cstheme="minorHAnsi"/>
              </w:rPr>
              <w:t xml:space="preserve"> 5</w:t>
            </w:r>
          </w:p>
        </w:tc>
        <w:tc>
          <w:tcPr>
            <w:tcW w:w="685" w:type="dxa"/>
          </w:tcPr>
          <w:p w14:paraId="31E9885B" w14:textId="77777777" w:rsidR="004B0AEA" w:rsidRPr="000667DD" w:rsidRDefault="004B0AEA" w:rsidP="004B0AEA">
            <w:pPr>
              <w:rPr>
                <w:rFonts w:asciiTheme="minorHAnsi" w:hAnsiTheme="minorHAnsi" w:cstheme="minorHAnsi"/>
                <w:b/>
                <w:bCs/>
              </w:rPr>
            </w:pPr>
          </w:p>
        </w:tc>
        <w:tc>
          <w:tcPr>
            <w:tcW w:w="844" w:type="dxa"/>
          </w:tcPr>
          <w:p w14:paraId="6720E20C" w14:textId="77777777" w:rsidR="004B0AEA" w:rsidRPr="000667DD" w:rsidRDefault="004B0AEA" w:rsidP="004B0AEA">
            <w:pPr>
              <w:rPr>
                <w:rFonts w:asciiTheme="minorHAnsi" w:hAnsiTheme="minorHAnsi" w:cstheme="minorHAnsi"/>
                <w:b/>
                <w:bCs/>
              </w:rPr>
            </w:pPr>
          </w:p>
        </w:tc>
        <w:tc>
          <w:tcPr>
            <w:tcW w:w="705" w:type="dxa"/>
          </w:tcPr>
          <w:p w14:paraId="738CE223" w14:textId="77777777" w:rsidR="004B0AEA" w:rsidRPr="000667DD" w:rsidRDefault="004B0AEA" w:rsidP="004B0AEA">
            <w:pPr>
              <w:rPr>
                <w:rFonts w:asciiTheme="minorHAnsi" w:hAnsiTheme="minorHAnsi" w:cstheme="minorHAnsi"/>
                <w:b/>
                <w:bCs/>
              </w:rPr>
            </w:pPr>
          </w:p>
        </w:tc>
        <w:tc>
          <w:tcPr>
            <w:tcW w:w="971" w:type="dxa"/>
          </w:tcPr>
          <w:p w14:paraId="7ECC5B9C" w14:textId="77777777" w:rsidR="004B0AEA" w:rsidRPr="000667DD" w:rsidRDefault="004B0AEA" w:rsidP="004B0AEA">
            <w:pPr>
              <w:rPr>
                <w:rFonts w:asciiTheme="minorHAnsi" w:hAnsiTheme="minorHAnsi" w:cstheme="minorHAnsi"/>
                <w:b/>
                <w:bCs/>
              </w:rPr>
            </w:pPr>
          </w:p>
        </w:tc>
        <w:tc>
          <w:tcPr>
            <w:tcW w:w="682" w:type="dxa"/>
          </w:tcPr>
          <w:p w14:paraId="00E37C77" w14:textId="77777777" w:rsidR="004B0AEA" w:rsidRPr="000667DD" w:rsidRDefault="004B0AEA" w:rsidP="004B0AEA">
            <w:pPr>
              <w:rPr>
                <w:rFonts w:asciiTheme="minorHAnsi" w:hAnsiTheme="minorHAnsi" w:cstheme="minorHAnsi"/>
                <w:b/>
                <w:bCs/>
              </w:rPr>
            </w:pPr>
          </w:p>
        </w:tc>
      </w:tr>
      <w:tr w:rsidR="0028661B" w:rsidRPr="00CD4364" w14:paraId="2D9D5517" w14:textId="77777777" w:rsidTr="0028661B">
        <w:trPr>
          <w:tblHeader/>
        </w:trPr>
        <w:tc>
          <w:tcPr>
            <w:tcW w:w="521" w:type="dxa"/>
            <w:vAlign w:val="center"/>
          </w:tcPr>
          <w:p w14:paraId="64F6DEE8" w14:textId="6E9033A9"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1.10</w:t>
            </w:r>
          </w:p>
        </w:tc>
        <w:tc>
          <w:tcPr>
            <w:tcW w:w="4583" w:type="dxa"/>
          </w:tcPr>
          <w:p w14:paraId="6DD2452B" w14:textId="576E7948" w:rsidR="004B0AEA" w:rsidRPr="000667DD" w:rsidRDefault="004B0AEA" w:rsidP="004B0AEA">
            <w:pPr>
              <w:rPr>
                <w:rFonts w:asciiTheme="minorHAnsi" w:hAnsiTheme="minorHAnsi" w:cstheme="minorHAnsi"/>
                <w:b/>
                <w:bCs/>
              </w:rPr>
            </w:pPr>
            <w:r>
              <w:rPr>
                <w:rFonts w:asciiTheme="minorHAnsi" w:hAnsiTheme="minorHAnsi" w:cstheme="minorHAnsi"/>
              </w:rPr>
              <w:t xml:space="preserve">Пилотный запуск + аналитика постэффектов vs контрольная группа</w:t>
            </w:r>
          </w:p>
        </w:tc>
        <w:tc>
          <w:tcPr>
            <w:tcW w:w="425" w:type="dxa"/>
            <w:vAlign w:val="center"/>
          </w:tcPr>
          <w:p w14:paraId="36B46920" w14:textId="5B433648" w:rsidR="004B0AEA" w:rsidRPr="000667DD" w:rsidRDefault="004B0AEA" w:rsidP="004B0AEA">
            <w:pPr>
              <w:rPr>
                <w:rFonts w:asciiTheme="minorHAnsi" w:hAnsiTheme="minorHAnsi" w:cstheme="minorHAnsi"/>
                <w:b/>
                <w:bCs/>
              </w:rPr>
            </w:pPr>
            <w:r>
              <w:rPr>
                <w:rFonts w:asciiTheme="minorHAnsi" w:hAnsiTheme="minorHAnsi" w:cstheme="minorHAnsi"/>
              </w:rPr>
              <w:t xml:space="preserve"> 36</w:t>
            </w:r>
          </w:p>
        </w:tc>
        <w:tc>
          <w:tcPr>
            <w:tcW w:w="791" w:type="dxa"/>
            <w:vAlign w:val="center"/>
          </w:tcPr>
          <w:p w14:paraId="4231B6AF" w14:textId="3C864897" w:rsidR="004B0AEA" w:rsidRPr="000667DD" w:rsidRDefault="004B0AEA" w:rsidP="004B0AEA">
            <w:pPr>
              <w:rPr>
                <w:rFonts w:asciiTheme="minorHAnsi" w:hAnsiTheme="minorHAnsi" w:cstheme="minorHAnsi"/>
                <w:b/>
                <w:bCs/>
              </w:rPr>
            </w:pPr>
            <w:r>
              <w:rPr>
                <w:rFonts w:asciiTheme="minorHAnsi" w:hAnsiTheme="minorHAnsi" w:cstheme="minorHAnsi"/>
              </w:rPr>
              <w:t xml:space="preserve"> 24</w:t>
            </w:r>
          </w:p>
        </w:tc>
        <w:tc>
          <w:tcPr>
            <w:tcW w:w="685" w:type="dxa"/>
          </w:tcPr>
          <w:p w14:paraId="083A2B0C" w14:textId="77777777" w:rsidR="004B0AEA" w:rsidRPr="000667DD" w:rsidRDefault="004B0AEA" w:rsidP="004B0AEA">
            <w:pPr>
              <w:rPr>
                <w:rFonts w:asciiTheme="minorHAnsi" w:hAnsiTheme="minorHAnsi" w:cstheme="minorHAnsi"/>
                <w:b/>
                <w:bCs/>
              </w:rPr>
            </w:pPr>
          </w:p>
        </w:tc>
        <w:tc>
          <w:tcPr>
            <w:tcW w:w="844" w:type="dxa"/>
          </w:tcPr>
          <w:p w14:paraId="3A922C2C" w14:textId="77777777" w:rsidR="004B0AEA" w:rsidRPr="000667DD" w:rsidRDefault="004B0AEA" w:rsidP="004B0AEA">
            <w:pPr>
              <w:rPr>
                <w:rFonts w:asciiTheme="minorHAnsi" w:hAnsiTheme="minorHAnsi" w:cstheme="minorHAnsi"/>
                <w:b/>
                <w:bCs/>
              </w:rPr>
            </w:pPr>
          </w:p>
        </w:tc>
        <w:tc>
          <w:tcPr>
            <w:tcW w:w="705" w:type="dxa"/>
          </w:tcPr>
          <w:p w14:paraId="14B57266" w14:textId="77777777" w:rsidR="004B0AEA" w:rsidRPr="000667DD" w:rsidRDefault="004B0AEA" w:rsidP="004B0AEA">
            <w:pPr>
              <w:rPr>
                <w:rFonts w:asciiTheme="minorHAnsi" w:hAnsiTheme="minorHAnsi" w:cstheme="minorHAnsi"/>
                <w:b/>
                <w:bCs/>
              </w:rPr>
            </w:pPr>
          </w:p>
        </w:tc>
        <w:tc>
          <w:tcPr>
            <w:tcW w:w="971" w:type="dxa"/>
          </w:tcPr>
          <w:p w14:paraId="0FF26170" w14:textId="77777777" w:rsidR="004B0AEA" w:rsidRPr="000667DD" w:rsidRDefault="004B0AEA" w:rsidP="004B0AEA">
            <w:pPr>
              <w:rPr>
                <w:rFonts w:asciiTheme="minorHAnsi" w:hAnsiTheme="minorHAnsi" w:cstheme="minorHAnsi"/>
                <w:b/>
                <w:bCs/>
              </w:rPr>
            </w:pPr>
          </w:p>
        </w:tc>
        <w:tc>
          <w:tcPr>
            <w:tcW w:w="682" w:type="dxa"/>
          </w:tcPr>
          <w:p w14:paraId="6090C9DF" w14:textId="77777777" w:rsidR="004B0AEA" w:rsidRPr="000667DD" w:rsidRDefault="004B0AEA" w:rsidP="004B0AEA">
            <w:pPr>
              <w:rPr>
                <w:rFonts w:asciiTheme="minorHAnsi" w:hAnsiTheme="minorHAnsi" w:cstheme="minorHAnsi"/>
                <w:b/>
                <w:bCs/>
              </w:rPr>
            </w:pPr>
          </w:p>
        </w:tc>
      </w:tr>
      <w:tr w:rsidR="0028661B" w:rsidRPr="00CD4364" w14:paraId="661881A6" w14:textId="77777777" w:rsidTr="0028661B">
        <w:trPr>
          <w:tblHeader/>
        </w:trPr>
        <w:tc>
          <w:tcPr>
            <w:tcW w:w="521" w:type="dxa"/>
            <w:vAlign w:val="center"/>
          </w:tcPr>
          <w:p w14:paraId="36466FB8" w14:textId="2D1AC937"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1.11</w:t>
            </w:r>
          </w:p>
        </w:tc>
        <w:tc>
          <w:tcPr>
            <w:tcW w:w="4583" w:type="dxa"/>
          </w:tcPr>
          <w:p w14:paraId="4738B7BE" w14:textId="442FA715" w:rsidR="004B0AEA" w:rsidRPr="000667DD" w:rsidRDefault="004B0AEA" w:rsidP="004B0AEA">
            <w:pPr>
              <w:rPr>
                <w:rFonts w:asciiTheme="minorHAnsi" w:hAnsiTheme="minorHAnsi" w:cstheme="minorHAnsi"/>
                <w:b/>
                <w:bCs/>
              </w:rPr>
            </w:pPr>
            <w:r>
              <w:rPr>
                <w:rFonts w:asciiTheme="minorHAnsi" w:hAnsiTheme="minorHAnsi" w:cstheme="minorHAnsi"/>
              </w:rPr>
              <w:t xml:space="preserve">Управление этапом: статусы, демо, приёмка</w:t>
            </w:r>
          </w:p>
        </w:tc>
        <w:tc>
          <w:tcPr>
            <w:tcW w:w="425" w:type="dxa"/>
            <w:vAlign w:val="center"/>
          </w:tcPr>
          <w:p w14:paraId="65EDBBF4" w14:textId="069B99EF" w:rsidR="004B0AEA" w:rsidRPr="000667DD" w:rsidRDefault="004B0AEA" w:rsidP="004B0AEA">
            <w:pPr>
              <w:rPr>
                <w:rFonts w:asciiTheme="minorHAnsi" w:hAnsiTheme="minorHAnsi" w:cstheme="minorHAnsi"/>
                <w:b/>
                <w:bCs/>
              </w:rPr>
            </w:pPr>
            <w:r>
              <w:rPr>
                <w:rFonts w:asciiTheme="minorHAnsi" w:hAnsiTheme="minorHAnsi" w:cstheme="minorHAnsi"/>
              </w:rPr>
              <w:t xml:space="preserve"> 22</w:t>
            </w:r>
          </w:p>
        </w:tc>
        <w:tc>
          <w:tcPr>
            <w:tcW w:w="791" w:type="dxa"/>
            <w:vAlign w:val="center"/>
          </w:tcPr>
          <w:p w14:paraId="6C5067DD" w14:textId="1A6D0778" w:rsidR="004B0AEA" w:rsidRPr="000667DD" w:rsidRDefault="004B0AEA" w:rsidP="004B0AEA">
            <w:pPr>
              <w:rPr>
                <w:rFonts w:asciiTheme="minorHAnsi" w:hAnsiTheme="minorHAnsi" w:cstheme="minorHAnsi"/>
                <w:b/>
                <w:bCs/>
              </w:rPr>
            </w:pPr>
            <w:r>
              <w:rPr>
                <w:rFonts w:asciiTheme="minorHAnsi" w:hAnsiTheme="minorHAnsi" w:cstheme="minorHAnsi"/>
              </w:rPr>
              <w:t xml:space="preserve"> 42</w:t>
            </w:r>
          </w:p>
        </w:tc>
        <w:tc>
          <w:tcPr>
            <w:tcW w:w="685" w:type="dxa"/>
          </w:tcPr>
          <w:p w14:paraId="63AD7C86" w14:textId="77777777" w:rsidR="004B0AEA" w:rsidRPr="000667DD" w:rsidRDefault="004B0AEA" w:rsidP="004B0AEA">
            <w:pPr>
              <w:rPr>
                <w:rFonts w:asciiTheme="minorHAnsi" w:hAnsiTheme="minorHAnsi" w:cstheme="minorHAnsi"/>
                <w:b/>
                <w:bCs/>
              </w:rPr>
            </w:pPr>
          </w:p>
        </w:tc>
        <w:tc>
          <w:tcPr>
            <w:tcW w:w="844" w:type="dxa"/>
          </w:tcPr>
          <w:p w14:paraId="118F089C" w14:textId="77777777" w:rsidR="004B0AEA" w:rsidRPr="000667DD" w:rsidRDefault="004B0AEA" w:rsidP="004B0AEA">
            <w:pPr>
              <w:rPr>
                <w:rFonts w:asciiTheme="minorHAnsi" w:hAnsiTheme="minorHAnsi" w:cstheme="minorHAnsi"/>
                <w:b/>
                <w:bCs/>
              </w:rPr>
            </w:pPr>
          </w:p>
        </w:tc>
        <w:tc>
          <w:tcPr>
            <w:tcW w:w="705" w:type="dxa"/>
          </w:tcPr>
          <w:p w14:paraId="3749F9AD" w14:textId="77777777" w:rsidR="004B0AEA" w:rsidRPr="000667DD" w:rsidRDefault="004B0AEA" w:rsidP="004B0AEA">
            <w:pPr>
              <w:rPr>
                <w:rFonts w:asciiTheme="minorHAnsi" w:hAnsiTheme="minorHAnsi" w:cstheme="minorHAnsi"/>
                <w:b/>
                <w:bCs/>
              </w:rPr>
            </w:pPr>
          </w:p>
        </w:tc>
        <w:tc>
          <w:tcPr>
            <w:tcW w:w="971" w:type="dxa"/>
          </w:tcPr>
          <w:p w14:paraId="2BFC33BF" w14:textId="77777777" w:rsidR="004B0AEA" w:rsidRPr="000667DD" w:rsidRDefault="004B0AEA" w:rsidP="004B0AEA">
            <w:pPr>
              <w:rPr>
                <w:rFonts w:asciiTheme="minorHAnsi" w:hAnsiTheme="minorHAnsi" w:cstheme="minorHAnsi"/>
                <w:b/>
                <w:bCs/>
              </w:rPr>
            </w:pPr>
          </w:p>
        </w:tc>
        <w:tc>
          <w:tcPr>
            <w:tcW w:w="682" w:type="dxa"/>
          </w:tcPr>
          <w:p w14:paraId="0559EE52" w14:textId="77777777" w:rsidR="004B0AEA" w:rsidRPr="000667DD" w:rsidRDefault="004B0AEA" w:rsidP="004B0AEA">
            <w:pPr>
              <w:rPr>
                <w:rFonts w:asciiTheme="minorHAnsi" w:hAnsiTheme="minorHAnsi" w:cstheme="minorHAnsi"/>
                <w:b/>
                <w:bCs/>
              </w:rPr>
            </w:pPr>
          </w:p>
        </w:tc>
      </w:tr>
      <w:tr w:rsidR="0028661B" w:rsidRPr="00CD4364" w14:paraId="2776C991" w14:textId="77777777" w:rsidTr="0028661B">
        <w:trPr>
          <w:tblHeader/>
        </w:trPr>
        <w:tc>
          <w:tcPr>
            <w:tcW w:w="521" w:type="dxa"/>
            <w:vAlign w:val="center"/>
          </w:tcPr>
          <w:p w14:paraId="759BD601" w14:textId="77A60F54"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1.12</w:t>
            </w:r>
          </w:p>
        </w:tc>
        <w:tc>
          <w:tcPr>
            <w:tcW w:w="4583" w:type="dxa"/>
          </w:tcPr>
          <w:p w14:paraId="766DD20E" w14:textId="7329A7FE" w:rsidR="004B0AEA" w:rsidRPr="000667DD" w:rsidRDefault="004B0AEA" w:rsidP="004B0AEA">
            <w:pPr>
              <w:rPr>
                <w:rFonts w:asciiTheme="minorHAnsi" w:hAnsiTheme="minorHAnsi" w:cstheme="minorHAnsi"/>
                <w:b/>
                <w:bCs/>
              </w:rPr>
            </w:pPr>
            <w:r>
              <w:rPr>
                <w:rFonts w:asciiTheme="minorHAnsi" w:hAnsiTheme="minorHAnsi" w:cstheme="minorHAnsi"/>
              </w:rPr>
              <w:t xml:space="preserve">Аренда и настройка отдельных серверов под агентов: изолированные среды, оркестрация, мониторинг</w:t>
            </w:r>
          </w:p>
        </w:tc>
        <w:tc>
          <w:tcPr>
            <w:tcW w:w="425" w:type="dxa"/>
            <w:vAlign w:val="center"/>
          </w:tcPr>
          <w:p w14:paraId="6E20604A" w14:textId="63C44F6C" w:rsidR="004B0AEA" w:rsidRPr="000667DD" w:rsidRDefault="004B0AEA" w:rsidP="004B0AEA">
            <w:pPr>
              <w:rPr>
                <w:rFonts w:asciiTheme="minorHAnsi" w:hAnsiTheme="minorHAnsi" w:cstheme="minorHAnsi"/>
                <w:b/>
                <w:bCs/>
              </w:rPr>
            </w:pPr>
            <w:r>
              <w:rPr>
                <w:rFonts w:asciiTheme="minorHAnsi" w:hAnsiTheme="minorHAnsi" w:cstheme="minorHAnsi"/>
              </w:rPr>
              <w:t xml:space="preserve"> 22</w:t>
            </w:r>
          </w:p>
        </w:tc>
        <w:tc>
          <w:tcPr>
            <w:tcW w:w="791" w:type="dxa"/>
            <w:vAlign w:val="center"/>
          </w:tcPr>
          <w:p w14:paraId="6B1AE4CD" w14:textId="7D27D15A" w:rsidR="004B0AEA" w:rsidRPr="000667DD" w:rsidRDefault="004B0AEA" w:rsidP="004B0AEA">
            <w:pPr>
              <w:rPr>
                <w:rFonts w:asciiTheme="minorHAnsi" w:hAnsiTheme="minorHAnsi" w:cstheme="minorHAnsi"/>
                <w:b/>
                <w:bCs/>
              </w:rPr>
            </w:pPr>
            <w:r>
              <w:rPr>
                <w:rFonts w:asciiTheme="minorHAnsi" w:hAnsiTheme="minorHAnsi" w:cstheme="minorHAnsi"/>
              </w:rPr>
              <w:t xml:space="preserve"> 18</w:t>
            </w:r>
          </w:p>
        </w:tc>
        <w:tc>
          <w:tcPr>
            <w:tcW w:w="685" w:type="dxa"/>
          </w:tcPr>
          <w:p w14:paraId="01C8784C" w14:textId="77777777" w:rsidR="004B0AEA" w:rsidRPr="000667DD" w:rsidRDefault="004B0AEA" w:rsidP="004B0AEA">
            <w:pPr>
              <w:rPr>
                <w:rFonts w:asciiTheme="minorHAnsi" w:hAnsiTheme="minorHAnsi" w:cstheme="minorHAnsi"/>
                <w:b/>
                <w:bCs/>
              </w:rPr>
            </w:pPr>
          </w:p>
        </w:tc>
        <w:tc>
          <w:tcPr>
            <w:tcW w:w="844" w:type="dxa"/>
          </w:tcPr>
          <w:p w14:paraId="02BBBDC6" w14:textId="77777777" w:rsidR="004B0AEA" w:rsidRPr="000667DD" w:rsidRDefault="004B0AEA" w:rsidP="004B0AEA">
            <w:pPr>
              <w:rPr>
                <w:rFonts w:asciiTheme="minorHAnsi" w:hAnsiTheme="minorHAnsi" w:cstheme="minorHAnsi"/>
                <w:b/>
                <w:bCs/>
              </w:rPr>
            </w:pPr>
          </w:p>
        </w:tc>
        <w:tc>
          <w:tcPr>
            <w:tcW w:w="705" w:type="dxa"/>
          </w:tcPr>
          <w:p w14:paraId="776C1751" w14:textId="77777777" w:rsidR="004B0AEA" w:rsidRPr="000667DD" w:rsidRDefault="004B0AEA" w:rsidP="004B0AEA">
            <w:pPr>
              <w:rPr>
                <w:rFonts w:asciiTheme="minorHAnsi" w:hAnsiTheme="minorHAnsi" w:cstheme="minorHAnsi"/>
                <w:b/>
                <w:bCs/>
              </w:rPr>
            </w:pPr>
          </w:p>
        </w:tc>
        <w:tc>
          <w:tcPr>
            <w:tcW w:w="971" w:type="dxa"/>
          </w:tcPr>
          <w:p w14:paraId="08C76CB8" w14:textId="77777777" w:rsidR="004B0AEA" w:rsidRPr="000667DD" w:rsidRDefault="004B0AEA" w:rsidP="004B0AEA">
            <w:pPr>
              <w:rPr>
                <w:rFonts w:asciiTheme="minorHAnsi" w:hAnsiTheme="minorHAnsi" w:cstheme="minorHAnsi"/>
                <w:b/>
                <w:bCs/>
              </w:rPr>
            </w:pPr>
          </w:p>
        </w:tc>
        <w:tc>
          <w:tcPr>
            <w:tcW w:w="682" w:type="dxa"/>
          </w:tcPr>
          <w:p w14:paraId="65A28936" w14:textId="77777777" w:rsidR="004B0AEA" w:rsidRPr="000667DD" w:rsidRDefault="004B0AEA" w:rsidP="004B0AEA">
            <w:pPr>
              <w:rPr>
                <w:rFonts w:asciiTheme="minorHAnsi" w:hAnsiTheme="minorHAnsi" w:cstheme="minorHAnsi"/>
                <w:b/>
                <w:bCs/>
              </w:rPr>
            </w:pPr>
          </w:p>
        </w:tc>
      </w:tr>
      <w:tr w:rsidR="0028661B" w:rsidRPr="00CD4364" w14:paraId="19781CDB" w14:textId="77777777" w:rsidTr="0028661B">
        <w:trPr>
          <w:tblHeader/>
        </w:trPr>
        <w:tc>
          <w:tcPr>
            <w:tcW w:w="521" w:type="dxa"/>
            <w:vAlign w:val="center"/>
          </w:tcPr>
          <w:p w14:paraId="0C5C2DB5" w14:textId="38A70D3E"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1.13</w:t>
            </w:r>
          </w:p>
        </w:tc>
        <w:tc>
          <w:tcPr>
            <w:tcW w:w="4583" w:type="dxa"/>
          </w:tcPr>
          <w:p w14:paraId="4752238A" w14:textId="201EB389" w:rsidR="004B0AEA" w:rsidRPr="000667DD" w:rsidRDefault="004B0AEA" w:rsidP="004B0AEA">
            <w:pPr>
              <w:rPr>
                <w:rFonts w:asciiTheme="minorHAnsi" w:hAnsiTheme="minorHAnsi" w:cstheme="minorHAnsi"/>
                <w:b/>
                <w:bCs/>
              </w:rPr>
            </w:pPr>
            <w:r>
              <w:rPr>
                <w:rFonts w:asciiTheme="minorHAnsi" w:hAnsiTheme="minorHAnsi" w:cstheme="minorHAnsi"/>
              </w:rPr>
              <w:t xml:space="preserve">Безопасность: шифрование и дешифровка данных для агентов (доступ к ПДн, маскирование, ключи)</w:t>
            </w:r>
            <w:bookmarkStart w:id="0" w:name="_GoBack"/>
            <w:bookmarkEnd w:id="0"/>
          </w:p>
        </w:tc>
        <w:tc>
          <w:tcPr>
            <w:tcW w:w="425" w:type="dxa"/>
            <w:vAlign w:val="center"/>
          </w:tcPr>
          <w:p w14:paraId="352A341C" w14:textId="7B9751D8" w:rsidR="004B0AEA" w:rsidRPr="000667DD" w:rsidRDefault="004B0AEA" w:rsidP="004B0AEA">
            <w:pPr>
              <w:rPr>
                <w:rFonts w:asciiTheme="minorHAnsi" w:hAnsiTheme="minorHAnsi" w:cstheme="minorHAnsi"/>
                <w:b/>
                <w:bCs/>
              </w:rPr>
            </w:pPr>
            <w:r>
              <w:rPr>
                <w:rFonts w:asciiTheme="minorHAnsi" w:hAnsiTheme="minorHAnsi" w:cstheme="minorHAnsi"/>
              </w:rPr>
              <w:t xml:space="preserve"> 26</w:t>
            </w:r>
          </w:p>
        </w:tc>
        <w:tc>
          <w:tcPr>
            <w:tcW w:w="791" w:type="dxa"/>
            <w:vAlign w:val="center"/>
          </w:tcPr>
          <w:p w14:paraId="2F1DDAE2" w14:textId="772BB7E3" w:rsidR="004B0AEA" w:rsidRPr="000667DD" w:rsidRDefault="004B0AEA" w:rsidP="004B0AEA">
            <w:pPr>
              <w:rPr>
                <w:rFonts w:asciiTheme="minorHAnsi" w:hAnsiTheme="minorHAnsi" w:cstheme="minorHAnsi"/>
                <w:b/>
                <w:bCs/>
              </w:rPr>
            </w:pPr>
            <w:r>
              <w:rPr>
                <w:rFonts w:asciiTheme="minorHAnsi" w:hAnsiTheme="minorHAnsi" w:cstheme="minorHAnsi"/>
              </w:rPr>
              <w:t xml:space="preserve"> 14</w:t>
            </w:r>
          </w:p>
        </w:tc>
        <w:tc>
          <w:tcPr>
            <w:tcW w:w="685" w:type="dxa"/>
          </w:tcPr>
          <w:p w14:paraId="2762D93C" w14:textId="77777777" w:rsidR="004B0AEA" w:rsidRPr="000667DD" w:rsidRDefault="004B0AEA" w:rsidP="004B0AEA">
            <w:pPr>
              <w:rPr>
                <w:rFonts w:asciiTheme="minorHAnsi" w:hAnsiTheme="minorHAnsi" w:cstheme="minorHAnsi"/>
                <w:b/>
                <w:bCs/>
              </w:rPr>
            </w:pPr>
          </w:p>
        </w:tc>
        <w:tc>
          <w:tcPr>
            <w:tcW w:w="844" w:type="dxa"/>
          </w:tcPr>
          <w:p w14:paraId="16349111" w14:textId="77777777" w:rsidR="004B0AEA" w:rsidRPr="000667DD" w:rsidRDefault="004B0AEA" w:rsidP="004B0AEA">
            <w:pPr>
              <w:rPr>
                <w:rFonts w:asciiTheme="minorHAnsi" w:hAnsiTheme="minorHAnsi" w:cstheme="minorHAnsi"/>
                <w:b/>
                <w:bCs/>
              </w:rPr>
            </w:pPr>
          </w:p>
        </w:tc>
        <w:tc>
          <w:tcPr>
            <w:tcW w:w="705" w:type="dxa"/>
          </w:tcPr>
          <w:p w14:paraId="79ADEA7A" w14:textId="77777777" w:rsidR="004B0AEA" w:rsidRPr="000667DD" w:rsidRDefault="004B0AEA" w:rsidP="004B0AEA">
            <w:pPr>
              <w:rPr>
                <w:rFonts w:asciiTheme="minorHAnsi" w:hAnsiTheme="minorHAnsi" w:cstheme="minorHAnsi"/>
                <w:b/>
                <w:bCs/>
              </w:rPr>
            </w:pPr>
          </w:p>
        </w:tc>
        <w:tc>
          <w:tcPr>
            <w:tcW w:w="971" w:type="dxa"/>
          </w:tcPr>
          <w:p w14:paraId="20093818" w14:textId="77777777" w:rsidR="004B0AEA" w:rsidRPr="000667DD" w:rsidRDefault="004B0AEA" w:rsidP="004B0AEA">
            <w:pPr>
              <w:rPr>
                <w:rFonts w:asciiTheme="minorHAnsi" w:hAnsiTheme="minorHAnsi" w:cstheme="minorHAnsi"/>
                <w:b/>
                <w:bCs/>
              </w:rPr>
            </w:pPr>
          </w:p>
        </w:tc>
        <w:tc>
          <w:tcPr>
            <w:tcW w:w="682" w:type="dxa"/>
          </w:tcPr>
          <w:p w14:paraId="1CB9A83E" w14:textId="77777777" w:rsidR="004B0AEA" w:rsidRPr="000667DD" w:rsidRDefault="004B0AEA" w:rsidP="004B0AEA">
            <w:pPr>
              <w:rPr>
                <w:rFonts w:asciiTheme="minorHAnsi" w:hAnsiTheme="minorHAnsi" w:cstheme="minorHAnsi"/>
                <w:b/>
                <w:bCs/>
              </w:rPr>
            </w:pPr>
          </w:p>
        </w:tc>
      </w:tr>
      <w:tr w:rsidR="004B0AEA" w:rsidRPr="00CD4364" w14:paraId="57F49E21" w14:textId="77777777" w:rsidTr="0028661B">
        <w:trPr>
          <w:tblHeader/>
        </w:trPr>
        <w:tc>
          <w:tcPr>
            <w:tcW w:w="10207" w:type="dxa"/>
            <w:gridSpan w:val="9"/>
            <w:vAlign w:val="center"/>
          </w:tcPr>
          <w:p w14:paraId="4D51D8BD" w14:textId="0B20FC77" w:rsidR="004B0AEA" w:rsidRPr="000667DD" w:rsidRDefault="004B0AEA" w:rsidP="004B0AEA">
            <w:pPr>
              <w:jc w:val="center"/>
              <w:rPr>
                <w:rFonts w:asciiTheme="minorHAnsi" w:hAnsiTheme="minorHAnsi" w:cstheme="minorHAnsi"/>
                <w:b/>
                <w:bCs/>
              </w:rPr>
            </w:pPr>
            <w:r>
              <w:rPr>
                <w:rFonts w:asciiTheme="minorHAnsi" w:hAnsiTheme="minorHAnsi" w:cstheme="minorHAnsi"/>
                <w:b/>
                <w:bCs/>
              </w:rPr>
              <w:t>ЭТАП 2 — Полноценный CVM: 100 сегментов</w:t>
            </w:r>
          </w:p>
        </w:tc>
      </w:tr>
      <w:tr w:rsidR="0028661B" w:rsidRPr="00CD4364" w14:paraId="2FC9A166" w14:textId="77777777" w:rsidTr="0028661B">
        <w:trPr>
          <w:tblHeader/>
        </w:trPr>
        <w:tc>
          <w:tcPr>
            <w:tcW w:w="521" w:type="dxa"/>
            <w:vAlign w:val="center"/>
          </w:tcPr>
          <w:p w14:paraId="38A76342" w14:textId="797A8F29"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2.1</w:t>
            </w:r>
          </w:p>
        </w:tc>
        <w:tc>
          <w:tcPr>
            <w:tcW w:w="4583" w:type="dxa"/>
            <w:vAlign w:val="center"/>
          </w:tcPr>
          <w:p w14:paraId="0897AB3A" w14:textId="40FF258D" w:rsidR="004B0AEA" w:rsidRPr="000667DD" w:rsidRDefault="004B0AEA" w:rsidP="004B0AEA">
            <w:pPr>
              <w:rPr>
                <w:rFonts w:asciiTheme="minorHAnsi" w:hAnsiTheme="minorHAnsi" w:cstheme="minorHAnsi"/>
              </w:rPr>
            </w:pPr>
            <w:r>
              <w:rPr>
                <w:rFonts w:asciiTheme="minorHAnsi" w:hAnsiTheme="minorHAnsi" w:cstheme="minorHAnsi"/>
              </w:rPr>
              <w:t>Интеграция и настройка 100 сегментов MCI в проекте (конфиг, обновление, выгрузки)</w:t>
            </w:r>
          </w:p>
        </w:tc>
        <w:tc>
          <w:tcPr>
            <w:tcW w:w="425" w:type="dxa"/>
            <w:vAlign w:val="center"/>
          </w:tcPr>
          <w:p w14:paraId="3D909827" w14:textId="77777777" w:rsidR="004B0AEA" w:rsidRPr="000667DD" w:rsidRDefault="004B0AEA" w:rsidP="004B0AEA">
            <w:pPr>
              <w:rPr>
                <w:rFonts w:asciiTheme="minorHAnsi" w:hAnsiTheme="minorHAnsi" w:cstheme="minorHAnsi"/>
              </w:rPr>
            </w:pPr>
          </w:p>
        </w:tc>
        <w:tc>
          <w:tcPr>
            <w:tcW w:w="791" w:type="dxa"/>
            <w:vAlign w:val="center"/>
          </w:tcPr>
          <w:p w14:paraId="6F29DFF7" w14:textId="77777777" w:rsidR="004B0AEA" w:rsidRPr="000667DD" w:rsidRDefault="004B0AEA" w:rsidP="004B0AEA">
            <w:pPr>
              <w:rPr>
                <w:rFonts w:asciiTheme="minorHAnsi" w:hAnsiTheme="minorHAnsi" w:cstheme="minorHAnsi"/>
              </w:rPr>
            </w:pPr>
          </w:p>
        </w:tc>
        <w:tc>
          <w:tcPr>
            <w:tcW w:w="685" w:type="dxa"/>
            <w:vAlign w:val="center"/>
          </w:tcPr>
          <w:p w14:paraId="3481F1BB" w14:textId="495A24D4" w:rsidR="004B0AEA" w:rsidRPr="000667DD" w:rsidRDefault="004B0AEA" w:rsidP="004B0AEA">
            <w:pPr>
              <w:rPr>
                <w:rFonts w:asciiTheme="minorHAnsi" w:hAnsiTheme="minorHAnsi" w:cstheme="minorHAnsi"/>
                <w:b/>
                <w:bCs/>
              </w:rPr>
            </w:pPr>
            <w:r>
              <w:rPr>
                <w:rFonts w:asciiTheme="minorHAnsi" w:hAnsiTheme="minorHAnsi" w:cstheme="minorHAnsi"/>
              </w:rPr>
              <w:t xml:space="preserve"> 31</w:t>
            </w:r>
          </w:p>
        </w:tc>
        <w:tc>
          <w:tcPr>
            <w:tcW w:w="844" w:type="dxa"/>
            <w:vAlign w:val="center"/>
          </w:tcPr>
          <w:p w14:paraId="78235518" w14:textId="2243A392" w:rsidR="004B0AEA" w:rsidRPr="000667DD" w:rsidRDefault="004B0AEA" w:rsidP="004B0AEA">
            <w:pPr>
              <w:rPr>
                <w:rFonts w:asciiTheme="minorHAnsi" w:hAnsiTheme="minorHAnsi" w:cstheme="minorHAnsi"/>
                <w:b/>
                <w:bCs/>
              </w:rPr>
            </w:pPr>
            <w:r>
              <w:rPr>
                <w:rFonts w:asciiTheme="minorHAnsi" w:hAnsiTheme="minorHAnsi" w:cstheme="minorHAnsi"/>
              </w:rPr>
              <w:t xml:space="preserve"> 27</w:t>
            </w:r>
          </w:p>
        </w:tc>
        <w:tc>
          <w:tcPr>
            <w:tcW w:w="705" w:type="dxa"/>
            <w:vAlign w:val="center"/>
          </w:tcPr>
          <w:p w14:paraId="7E846277" w14:textId="17E6E79E" w:rsidR="004B0AEA" w:rsidRPr="000667DD" w:rsidRDefault="004B0AEA" w:rsidP="004B0AEA">
            <w:pPr>
              <w:rPr>
                <w:rFonts w:asciiTheme="minorHAnsi" w:hAnsiTheme="minorHAnsi" w:cstheme="minorHAnsi"/>
                <w:b/>
                <w:bCs/>
              </w:rPr>
            </w:pPr>
            <w:r>
              <w:rPr>
                <w:rFonts w:asciiTheme="minorHAnsi" w:hAnsiTheme="minorHAnsi" w:cstheme="minorHAnsi"/>
              </w:rPr>
              <w:t xml:space="preserve"> 32</w:t>
            </w:r>
          </w:p>
        </w:tc>
        <w:tc>
          <w:tcPr>
            <w:tcW w:w="971" w:type="dxa"/>
          </w:tcPr>
          <w:p w14:paraId="37C26D09" w14:textId="77777777" w:rsidR="004B0AEA" w:rsidRPr="000667DD" w:rsidRDefault="004B0AEA" w:rsidP="004B0AEA">
            <w:pPr>
              <w:rPr>
                <w:rFonts w:asciiTheme="minorHAnsi" w:hAnsiTheme="minorHAnsi" w:cstheme="minorHAnsi"/>
                <w:b/>
                <w:bCs/>
              </w:rPr>
            </w:pPr>
          </w:p>
        </w:tc>
        <w:tc>
          <w:tcPr>
            <w:tcW w:w="682" w:type="dxa"/>
          </w:tcPr>
          <w:p w14:paraId="38DDCB36" w14:textId="77777777" w:rsidR="004B0AEA" w:rsidRPr="000667DD" w:rsidRDefault="004B0AEA" w:rsidP="004B0AEA">
            <w:pPr>
              <w:rPr>
                <w:rFonts w:asciiTheme="minorHAnsi" w:hAnsiTheme="minorHAnsi" w:cstheme="minorHAnsi"/>
                <w:b/>
                <w:bCs/>
              </w:rPr>
            </w:pPr>
          </w:p>
        </w:tc>
      </w:tr>
      <w:tr w:rsidR="0028661B" w:rsidRPr="00CD4364" w14:paraId="74BE4295" w14:textId="77777777" w:rsidTr="0028661B">
        <w:trPr>
          <w:tblHeader/>
        </w:trPr>
        <w:tc>
          <w:tcPr>
            <w:tcW w:w="521" w:type="dxa"/>
            <w:vAlign w:val="center"/>
          </w:tcPr>
          <w:p w14:paraId="0344B385" w14:textId="6DD30882" w:rsidR="004B0AEA" w:rsidRPr="000667DD" w:rsidRDefault="004B0AEA" w:rsidP="004B0AEA">
            <w:pPr>
              <w:ind w:hanging="104"/>
              <w:rPr>
                <w:rFonts w:asciiTheme="minorHAnsi" w:hAnsiTheme="minorHAnsi" w:cstheme="minorHAnsi"/>
                <w:b/>
                <w:bCs/>
                <w:lang w:val="en-US"/>
              </w:rPr>
            </w:pPr>
            <w:r>
              <w:rPr>
                <w:rFonts w:asciiTheme="minorHAnsi" w:hAnsiTheme="minorHAnsi" w:cstheme="minorHAnsi"/>
                <w:b/>
                <w:bCs/>
              </w:rPr>
              <w:t>2.2</w:t>
            </w:r>
          </w:p>
        </w:tc>
        <w:tc>
          <w:tcPr>
            <w:tcW w:w="4583" w:type="dxa"/>
            <w:vAlign w:val="center"/>
          </w:tcPr>
          <w:p w14:paraId="7DA7B475" w14:textId="239912DF" w:rsidR="004B0AEA" w:rsidRPr="000667DD" w:rsidRDefault="003A16A7" w:rsidP="004B0AEA">
            <w:pPr>
              <w:rPr>
                <w:rFonts w:asciiTheme="minorHAnsi" w:hAnsiTheme="minorHAnsi" w:cstheme="minorHAnsi"/>
              </w:rPr>
            </w:pPr>
            <w:r>
              <w:rPr>
                <w:rFonts w:asciiTheme="minorHAnsi" w:hAnsiTheme="minorHAnsi" w:cstheme="minorHAnsi"/>
              </w:rPr>
              <w:t xml:space="preserve">Настройка конвейера  массовой генерации контента (push / купон )</w:t>
            </w:r>
          </w:p>
        </w:tc>
        <w:tc>
          <w:tcPr>
            <w:tcW w:w="425" w:type="dxa"/>
            <w:vAlign w:val="center"/>
          </w:tcPr>
          <w:p w14:paraId="25C2F948" w14:textId="77777777" w:rsidR="004B0AEA" w:rsidRPr="000667DD" w:rsidRDefault="004B0AEA" w:rsidP="004B0AEA">
            <w:pPr>
              <w:rPr>
                <w:rFonts w:asciiTheme="minorHAnsi" w:hAnsiTheme="minorHAnsi" w:cstheme="minorHAnsi"/>
              </w:rPr>
            </w:pPr>
          </w:p>
        </w:tc>
        <w:tc>
          <w:tcPr>
            <w:tcW w:w="791" w:type="dxa"/>
            <w:vAlign w:val="center"/>
          </w:tcPr>
          <w:p w14:paraId="43E1F6D4" w14:textId="77777777" w:rsidR="004B0AEA" w:rsidRPr="000667DD" w:rsidRDefault="004B0AEA" w:rsidP="004B0AEA">
            <w:pPr>
              <w:rPr>
                <w:rFonts w:asciiTheme="minorHAnsi" w:hAnsiTheme="minorHAnsi" w:cstheme="minorHAnsi"/>
              </w:rPr>
            </w:pPr>
          </w:p>
        </w:tc>
        <w:tc>
          <w:tcPr>
            <w:tcW w:w="685" w:type="dxa"/>
            <w:vAlign w:val="center"/>
          </w:tcPr>
          <w:p w14:paraId="4EC6FB48" w14:textId="10504822" w:rsidR="004B0AEA" w:rsidRPr="000667DD" w:rsidRDefault="004B0AEA" w:rsidP="004B0AEA">
            <w:pPr>
              <w:rPr>
                <w:rFonts w:asciiTheme="minorHAnsi" w:hAnsiTheme="minorHAnsi" w:cstheme="minorHAnsi"/>
                <w:b/>
                <w:bCs/>
              </w:rPr>
            </w:pPr>
            <w:r>
              <w:rPr>
                <w:rFonts w:asciiTheme="minorHAnsi" w:hAnsiTheme="minorHAnsi" w:cstheme="minorHAnsi"/>
              </w:rPr>
              <w:t xml:space="preserve"> 39</w:t>
            </w:r>
          </w:p>
        </w:tc>
        <w:tc>
          <w:tcPr>
            <w:tcW w:w="844" w:type="dxa"/>
            <w:vAlign w:val="center"/>
          </w:tcPr>
          <w:p w14:paraId="42A2D1F2" w14:textId="72EBE883" w:rsidR="004B0AEA" w:rsidRPr="000667DD" w:rsidRDefault="004B0AEA" w:rsidP="004B0AEA">
            <w:pPr>
              <w:rPr>
                <w:rFonts w:asciiTheme="minorHAnsi" w:hAnsiTheme="minorHAnsi" w:cstheme="minorHAnsi"/>
                <w:b/>
                <w:bCs/>
              </w:rPr>
            </w:pPr>
            <w:r>
              <w:rPr>
                <w:rFonts w:asciiTheme="minorHAnsi" w:hAnsiTheme="minorHAnsi" w:cstheme="minorHAnsi"/>
              </w:rPr>
              <w:t xml:space="preserve"> 52</w:t>
            </w:r>
          </w:p>
        </w:tc>
        <w:tc>
          <w:tcPr>
            <w:tcW w:w="705" w:type="dxa"/>
            <w:vAlign w:val="center"/>
          </w:tcPr>
          <w:p w14:paraId="7B5D141E" w14:textId="5F43D137" w:rsidR="004B0AEA" w:rsidRPr="000667DD" w:rsidRDefault="004B0AEA" w:rsidP="004B0AEA">
            <w:pPr>
              <w:rPr>
                <w:rFonts w:asciiTheme="minorHAnsi" w:hAnsiTheme="minorHAnsi" w:cstheme="minorHAnsi"/>
                <w:b/>
                <w:bCs/>
              </w:rPr>
            </w:pPr>
            <w:r>
              <w:rPr>
                <w:rFonts w:asciiTheme="minorHAnsi" w:hAnsiTheme="minorHAnsi" w:cstheme="minorHAnsi"/>
              </w:rPr>
              <w:t xml:space="preserve"> 39</w:t>
            </w:r>
          </w:p>
        </w:tc>
        <w:tc>
          <w:tcPr>
            <w:tcW w:w="971" w:type="dxa"/>
          </w:tcPr>
          <w:p w14:paraId="3CD9AF9F" w14:textId="77777777" w:rsidR="004B0AEA" w:rsidRPr="000667DD" w:rsidRDefault="004B0AEA" w:rsidP="004B0AEA">
            <w:pPr>
              <w:rPr>
                <w:rFonts w:asciiTheme="minorHAnsi" w:hAnsiTheme="minorHAnsi" w:cstheme="minorHAnsi"/>
                <w:b/>
                <w:bCs/>
              </w:rPr>
            </w:pPr>
          </w:p>
        </w:tc>
        <w:tc>
          <w:tcPr>
            <w:tcW w:w="682" w:type="dxa"/>
          </w:tcPr>
          <w:p w14:paraId="06332FD2" w14:textId="77777777" w:rsidR="004B0AEA" w:rsidRPr="000667DD" w:rsidRDefault="004B0AEA" w:rsidP="004B0AEA">
            <w:pPr>
              <w:rPr>
                <w:rFonts w:asciiTheme="minorHAnsi" w:hAnsiTheme="minorHAnsi" w:cstheme="minorHAnsi"/>
                <w:b/>
                <w:bCs/>
              </w:rPr>
            </w:pPr>
          </w:p>
        </w:tc>
      </w:tr>
      <w:tr w:rsidR="0028661B" w:rsidRPr="00CD4364" w14:paraId="3B2910AE" w14:textId="77777777" w:rsidTr="0028661B">
        <w:trPr>
          <w:tblHeader/>
        </w:trPr>
        <w:tc>
          <w:tcPr>
            <w:tcW w:w="521" w:type="dxa"/>
            <w:vAlign w:val="center"/>
          </w:tcPr>
          <w:p w14:paraId="0E6F918A" w14:textId="53FA63BA"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2.3</w:t>
            </w:r>
          </w:p>
        </w:tc>
        <w:tc>
          <w:tcPr>
            <w:tcW w:w="4583" w:type="dxa"/>
            <w:vAlign w:val="center"/>
          </w:tcPr>
          <w:p w14:paraId="692F02C5" w14:textId="032BF50A" w:rsidR="004B0AEA" w:rsidRPr="000667DD" w:rsidRDefault="004B0AEA" w:rsidP="004B0AEA">
            <w:pPr>
              <w:rPr>
                <w:rFonts w:asciiTheme="minorHAnsi" w:hAnsiTheme="minorHAnsi" w:cstheme="minorHAnsi"/>
              </w:rPr>
            </w:pPr>
            <w:r>
              <w:rPr>
                <w:rFonts w:asciiTheme="minorHAnsi" w:hAnsiTheme="minorHAnsi" w:cstheme="minorHAnsi"/>
              </w:rPr>
              <w:t>Операционный интерфейс заведения акций (бриф → сегмент → механика → контент → расписание → выгрузка)</w:t>
            </w:r>
          </w:p>
        </w:tc>
        <w:tc>
          <w:tcPr>
            <w:tcW w:w="425" w:type="dxa"/>
            <w:vAlign w:val="center"/>
          </w:tcPr>
          <w:p w14:paraId="4B8A1CC7" w14:textId="77777777" w:rsidR="004B0AEA" w:rsidRPr="000667DD" w:rsidRDefault="004B0AEA" w:rsidP="004B0AEA">
            <w:pPr>
              <w:rPr>
                <w:rFonts w:asciiTheme="minorHAnsi" w:hAnsiTheme="minorHAnsi" w:cstheme="minorHAnsi"/>
              </w:rPr>
            </w:pPr>
          </w:p>
        </w:tc>
        <w:tc>
          <w:tcPr>
            <w:tcW w:w="791" w:type="dxa"/>
            <w:vAlign w:val="center"/>
          </w:tcPr>
          <w:p w14:paraId="0C7ED6A3" w14:textId="77777777" w:rsidR="004B0AEA" w:rsidRPr="000667DD" w:rsidRDefault="004B0AEA" w:rsidP="004B0AEA">
            <w:pPr>
              <w:rPr>
                <w:rFonts w:asciiTheme="minorHAnsi" w:hAnsiTheme="minorHAnsi" w:cstheme="minorHAnsi"/>
              </w:rPr>
            </w:pPr>
          </w:p>
        </w:tc>
        <w:tc>
          <w:tcPr>
            <w:tcW w:w="685" w:type="dxa"/>
            <w:vAlign w:val="center"/>
          </w:tcPr>
          <w:p w14:paraId="78FCE49B" w14:textId="47BE0CE9" w:rsidR="004B0AEA" w:rsidRPr="000667DD" w:rsidRDefault="004B0AEA" w:rsidP="004B0AEA">
            <w:pPr>
              <w:rPr>
                <w:rFonts w:asciiTheme="minorHAnsi" w:hAnsiTheme="minorHAnsi" w:cstheme="minorHAnsi"/>
                <w:b/>
                <w:bCs/>
              </w:rPr>
            </w:pPr>
            <w:r>
              <w:rPr>
                <w:rFonts w:asciiTheme="minorHAnsi" w:hAnsiTheme="minorHAnsi" w:cstheme="minorHAnsi"/>
              </w:rPr>
              <w:t xml:space="preserve"> 44</w:t>
            </w:r>
          </w:p>
        </w:tc>
        <w:tc>
          <w:tcPr>
            <w:tcW w:w="844" w:type="dxa"/>
            <w:vAlign w:val="center"/>
          </w:tcPr>
          <w:p w14:paraId="18DB13C2" w14:textId="61022FFE" w:rsidR="004B0AEA" w:rsidRPr="000667DD" w:rsidRDefault="004B0AEA" w:rsidP="004B0AEA">
            <w:pPr>
              <w:rPr>
                <w:rFonts w:asciiTheme="minorHAnsi" w:hAnsiTheme="minorHAnsi" w:cstheme="minorHAnsi"/>
                <w:b/>
                <w:bCs/>
              </w:rPr>
            </w:pPr>
            <w:r>
              <w:rPr>
                <w:rFonts w:asciiTheme="minorHAnsi" w:hAnsiTheme="minorHAnsi" w:cstheme="minorHAnsi"/>
              </w:rPr>
              <w:t xml:space="preserve"> 33</w:t>
            </w:r>
          </w:p>
        </w:tc>
        <w:tc>
          <w:tcPr>
            <w:tcW w:w="705" w:type="dxa"/>
            <w:vAlign w:val="center"/>
          </w:tcPr>
          <w:p w14:paraId="2791C049" w14:textId="2BF80BF3" w:rsidR="004B0AEA" w:rsidRPr="000667DD" w:rsidRDefault="004B0AEA" w:rsidP="004B0AEA">
            <w:pPr>
              <w:rPr>
                <w:rFonts w:asciiTheme="minorHAnsi" w:hAnsiTheme="minorHAnsi" w:cstheme="minorHAnsi"/>
                <w:b/>
                <w:bCs/>
              </w:rPr>
            </w:pPr>
            <w:r>
              <w:rPr>
                <w:rFonts w:asciiTheme="minorHAnsi" w:hAnsiTheme="minorHAnsi" w:cstheme="minorHAnsi"/>
              </w:rPr>
              <w:t xml:space="preserve"> 33</w:t>
            </w:r>
          </w:p>
        </w:tc>
        <w:tc>
          <w:tcPr>
            <w:tcW w:w="971" w:type="dxa"/>
          </w:tcPr>
          <w:p w14:paraId="1D8A7CF3" w14:textId="77777777" w:rsidR="004B0AEA" w:rsidRPr="000667DD" w:rsidRDefault="004B0AEA" w:rsidP="004B0AEA">
            <w:pPr>
              <w:rPr>
                <w:rFonts w:asciiTheme="minorHAnsi" w:hAnsiTheme="minorHAnsi" w:cstheme="minorHAnsi"/>
                <w:b/>
                <w:bCs/>
              </w:rPr>
            </w:pPr>
          </w:p>
        </w:tc>
        <w:tc>
          <w:tcPr>
            <w:tcW w:w="682" w:type="dxa"/>
          </w:tcPr>
          <w:p w14:paraId="64E8343E" w14:textId="77777777" w:rsidR="004B0AEA" w:rsidRPr="000667DD" w:rsidRDefault="004B0AEA" w:rsidP="004B0AEA">
            <w:pPr>
              <w:rPr>
                <w:rFonts w:asciiTheme="minorHAnsi" w:hAnsiTheme="minorHAnsi" w:cstheme="minorHAnsi"/>
                <w:b/>
                <w:bCs/>
              </w:rPr>
            </w:pPr>
          </w:p>
        </w:tc>
      </w:tr>
      <w:tr w:rsidR="0028661B" w:rsidRPr="00CD4364" w14:paraId="30CBE74F" w14:textId="77777777" w:rsidTr="0028661B">
        <w:trPr>
          <w:tblHeader/>
        </w:trPr>
        <w:tc>
          <w:tcPr>
            <w:tcW w:w="521" w:type="dxa"/>
            <w:vAlign w:val="center"/>
          </w:tcPr>
          <w:p w14:paraId="43743027" w14:textId="47D0C431"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2.4</w:t>
            </w:r>
          </w:p>
        </w:tc>
        <w:tc>
          <w:tcPr>
            <w:tcW w:w="4583" w:type="dxa"/>
            <w:vAlign w:val="center"/>
          </w:tcPr>
          <w:p w14:paraId="5B681352" w14:textId="48643EC0" w:rsidR="004B0AEA" w:rsidRPr="000667DD" w:rsidRDefault="004B0AEA" w:rsidP="004B0AEA">
            <w:pPr>
              <w:rPr>
                <w:rFonts w:asciiTheme="minorHAnsi" w:hAnsiTheme="minorHAnsi" w:cstheme="minorHAnsi"/>
              </w:rPr>
            </w:pPr>
            <w:r>
              <w:rPr>
                <w:rFonts w:asciiTheme="minorHAnsi" w:hAnsiTheme="minorHAnsi" w:cstheme="minorHAnsi"/>
              </w:rPr>
              <w:t xml:space="preserve">Интеграция деплинков, SKU и механик в конвейер</w:t>
            </w:r>
          </w:p>
        </w:tc>
        <w:tc>
          <w:tcPr>
            <w:tcW w:w="425" w:type="dxa"/>
            <w:vAlign w:val="center"/>
          </w:tcPr>
          <w:p w14:paraId="42BA11BF" w14:textId="77777777" w:rsidR="004B0AEA" w:rsidRPr="000667DD" w:rsidRDefault="004B0AEA" w:rsidP="004B0AEA">
            <w:pPr>
              <w:rPr>
                <w:rFonts w:asciiTheme="minorHAnsi" w:hAnsiTheme="minorHAnsi" w:cstheme="minorHAnsi"/>
              </w:rPr>
            </w:pPr>
          </w:p>
        </w:tc>
        <w:tc>
          <w:tcPr>
            <w:tcW w:w="791" w:type="dxa"/>
            <w:vAlign w:val="center"/>
          </w:tcPr>
          <w:p w14:paraId="7747A7DF" w14:textId="77777777" w:rsidR="004B0AEA" w:rsidRPr="000667DD" w:rsidRDefault="004B0AEA" w:rsidP="004B0AEA">
            <w:pPr>
              <w:rPr>
                <w:rFonts w:asciiTheme="minorHAnsi" w:hAnsiTheme="minorHAnsi" w:cstheme="minorHAnsi"/>
              </w:rPr>
            </w:pPr>
          </w:p>
        </w:tc>
        <w:tc>
          <w:tcPr>
            <w:tcW w:w="685" w:type="dxa"/>
            <w:vAlign w:val="center"/>
          </w:tcPr>
          <w:p w14:paraId="13000DE6" w14:textId="65EF3999" w:rsidR="004B0AEA" w:rsidRPr="000667DD" w:rsidRDefault="004B0AEA" w:rsidP="004B0AEA">
            <w:pPr>
              <w:rPr>
                <w:rFonts w:asciiTheme="minorHAnsi" w:hAnsiTheme="minorHAnsi" w:cstheme="minorHAnsi"/>
                <w:b/>
                <w:bCs/>
              </w:rPr>
            </w:pPr>
            <w:r>
              <w:rPr>
                <w:rFonts w:asciiTheme="minorHAnsi" w:hAnsiTheme="minorHAnsi" w:cstheme="minorHAnsi"/>
              </w:rPr>
              <w:t xml:space="preserve"> 27</w:t>
            </w:r>
          </w:p>
        </w:tc>
        <w:tc>
          <w:tcPr>
            <w:tcW w:w="844" w:type="dxa"/>
            <w:vAlign w:val="center"/>
          </w:tcPr>
          <w:p w14:paraId="0421FC03" w14:textId="258197FF" w:rsidR="004B0AEA" w:rsidRPr="000667DD" w:rsidRDefault="004B0AEA" w:rsidP="004B0AEA">
            <w:pPr>
              <w:rPr>
                <w:rFonts w:asciiTheme="minorHAnsi" w:hAnsiTheme="minorHAnsi" w:cstheme="minorHAnsi"/>
                <w:b/>
                <w:bCs/>
              </w:rPr>
            </w:pPr>
            <w:r>
              <w:rPr>
                <w:rFonts w:asciiTheme="minorHAnsi" w:hAnsiTheme="minorHAnsi" w:cstheme="minorHAnsi"/>
              </w:rPr>
              <w:t xml:space="preserve"> 21</w:t>
            </w:r>
          </w:p>
        </w:tc>
        <w:tc>
          <w:tcPr>
            <w:tcW w:w="705" w:type="dxa"/>
            <w:vAlign w:val="center"/>
          </w:tcPr>
          <w:p w14:paraId="26CDAF32" w14:textId="77B0DD50" w:rsidR="004B0AEA" w:rsidRPr="000667DD" w:rsidRDefault="004B0AEA" w:rsidP="004B0AEA">
            <w:pPr>
              <w:rPr>
                <w:rFonts w:asciiTheme="minorHAnsi" w:hAnsiTheme="minorHAnsi" w:cstheme="minorHAnsi"/>
                <w:b/>
                <w:bCs/>
              </w:rPr>
            </w:pPr>
            <w:r>
              <w:rPr>
                <w:rFonts w:asciiTheme="minorHAnsi" w:hAnsiTheme="minorHAnsi" w:cstheme="minorHAnsi"/>
              </w:rPr>
              <w:t xml:space="preserve"> 12</w:t>
            </w:r>
          </w:p>
        </w:tc>
        <w:tc>
          <w:tcPr>
            <w:tcW w:w="971" w:type="dxa"/>
          </w:tcPr>
          <w:p w14:paraId="3BC6DC2B" w14:textId="77777777" w:rsidR="004B0AEA" w:rsidRPr="000667DD" w:rsidRDefault="004B0AEA" w:rsidP="004B0AEA">
            <w:pPr>
              <w:rPr>
                <w:rFonts w:asciiTheme="minorHAnsi" w:hAnsiTheme="minorHAnsi" w:cstheme="minorHAnsi"/>
                <w:b/>
                <w:bCs/>
              </w:rPr>
            </w:pPr>
          </w:p>
        </w:tc>
        <w:tc>
          <w:tcPr>
            <w:tcW w:w="682" w:type="dxa"/>
          </w:tcPr>
          <w:p w14:paraId="56F930A4" w14:textId="77777777" w:rsidR="004B0AEA" w:rsidRPr="000667DD" w:rsidRDefault="004B0AEA" w:rsidP="004B0AEA">
            <w:pPr>
              <w:rPr>
                <w:rFonts w:asciiTheme="minorHAnsi" w:hAnsiTheme="minorHAnsi" w:cstheme="minorHAnsi"/>
                <w:b/>
                <w:bCs/>
              </w:rPr>
            </w:pPr>
          </w:p>
        </w:tc>
      </w:tr>
      <w:tr w:rsidR="0028661B" w:rsidRPr="00CD4364" w14:paraId="73396909" w14:textId="77777777" w:rsidTr="0028661B">
        <w:trPr>
          <w:tblHeader/>
        </w:trPr>
        <w:tc>
          <w:tcPr>
            <w:tcW w:w="521" w:type="dxa"/>
            <w:vAlign w:val="center"/>
          </w:tcPr>
          <w:p w14:paraId="16D2C764" w14:textId="2F035BAD"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2.15</w:t>
            </w:r>
          </w:p>
        </w:tc>
        <w:tc>
          <w:tcPr>
            <w:tcW w:w="4583" w:type="dxa"/>
            <w:vAlign w:val="center"/>
          </w:tcPr>
          <w:p w14:paraId="2F38145B" w14:textId="48C8157B" w:rsidR="004B0AEA" w:rsidRPr="000667DD" w:rsidRDefault="004B0AEA" w:rsidP="004B0AEA">
            <w:pPr>
              <w:rPr>
                <w:rFonts w:asciiTheme="minorHAnsi" w:hAnsiTheme="minorHAnsi" w:cstheme="minorHAnsi"/>
              </w:rPr>
            </w:pPr>
            <w:r>
              <w:rPr>
                <w:rFonts w:asciiTheme="minorHAnsi" w:hAnsiTheme="minorHAnsi" w:cstheme="minorHAnsi"/>
              </w:rPr>
              <w:t>Разработка агента-конструктора акций: сборка механики, условий, SKU/деплинков, расчёт выгоды и сроков</w:t>
            </w:r>
          </w:p>
        </w:tc>
        <w:tc>
          <w:tcPr>
            <w:tcW w:w="425" w:type="dxa"/>
            <w:vAlign w:val="center"/>
          </w:tcPr>
          <w:p w14:paraId="1571B669" w14:textId="77777777" w:rsidR="004B0AEA" w:rsidRPr="000667DD" w:rsidRDefault="004B0AEA" w:rsidP="004B0AEA">
            <w:pPr>
              <w:rPr>
                <w:rFonts w:asciiTheme="minorHAnsi" w:hAnsiTheme="minorHAnsi" w:cstheme="minorHAnsi"/>
              </w:rPr>
            </w:pPr>
          </w:p>
        </w:tc>
        <w:tc>
          <w:tcPr>
            <w:tcW w:w="791" w:type="dxa"/>
            <w:vAlign w:val="center"/>
          </w:tcPr>
          <w:p w14:paraId="466F9B55" w14:textId="77777777" w:rsidR="004B0AEA" w:rsidRPr="000667DD" w:rsidRDefault="004B0AEA" w:rsidP="004B0AEA">
            <w:pPr>
              <w:rPr>
                <w:rFonts w:asciiTheme="minorHAnsi" w:hAnsiTheme="minorHAnsi" w:cstheme="minorHAnsi"/>
              </w:rPr>
            </w:pPr>
          </w:p>
        </w:tc>
        <w:tc>
          <w:tcPr>
            <w:tcW w:w="685" w:type="dxa"/>
            <w:vAlign w:val="center"/>
          </w:tcPr>
          <w:p w14:paraId="42A6E6C4" w14:textId="5727316F" w:rsidR="004B0AEA" w:rsidRPr="000667DD" w:rsidRDefault="004B0AEA" w:rsidP="004B0AEA">
            <w:pPr>
              <w:rPr>
                <w:rFonts w:asciiTheme="minorHAnsi" w:hAnsiTheme="minorHAnsi" w:cstheme="minorHAnsi"/>
                <w:b/>
                <w:bCs/>
              </w:rPr>
            </w:pPr>
            <w:r>
              <w:rPr>
                <w:rFonts w:asciiTheme="minorHAnsi" w:hAnsiTheme="minorHAnsi" w:cstheme="minorHAnsi"/>
              </w:rPr>
              <w:t xml:space="preserve"> 18</w:t>
            </w:r>
          </w:p>
        </w:tc>
        <w:tc>
          <w:tcPr>
            <w:tcW w:w="844" w:type="dxa"/>
            <w:vAlign w:val="center"/>
          </w:tcPr>
          <w:p w14:paraId="17EFD3B5" w14:textId="15A05468" w:rsidR="004B0AEA" w:rsidRPr="000667DD" w:rsidRDefault="004B0AEA" w:rsidP="004B0AEA">
            <w:pPr>
              <w:rPr>
                <w:rFonts w:asciiTheme="minorHAnsi" w:hAnsiTheme="minorHAnsi" w:cstheme="minorHAnsi"/>
                <w:b/>
                <w:bCs/>
              </w:rPr>
            </w:pPr>
            <w:r>
              <w:rPr>
                <w:rFonts w:asciiTheme="minorHAnsi" w:hAnsiTheme="minorHAnsi" w:cstheme="minorHAnsi"/>
              </w:rPr>
              <w:t xml:space="preserve"> 31</w:t>
            </w:r>
          </w:p>
        </w:tc>
        <w:tc>
          <w:tcPr>
            <w:tcW w:w="705" w:type="dxa"/>
            <w:vAlign w:val="center"/>
          </w:tcPr>
          <w:p w14:paraId="66998CCF" w14:textId="42D2CE88" w:rsidR="004B0AEA" w:rsidRPr="000667DD" w:rsidRDefault="004B0AEA" w:rsidP="004B0AEA">
            <w:pPr>
              <w:rPr>
                <w:rFonts w:asciiTheme="minorHAnsi" w:hAnsiTheme="minorHAnsi" w:cstheme="minorHAnsi"/>
                <w:b/>
                <w:bCs/>
              </w:rPr>
            </w:pPr>
            <w:r>
              <w:rPr>
                <w:rFonts w:asciiTheme="minorHAnsi" w:hAnsiTheme="minorHAnsi" w:cstheme="minorHAnsi"/>
              </w:rPr>
              <w:t xml:space="preserve"> 41</w:t>
            </w:r>
          </w:p>
        </w:tc>
        <w:tc>
          <w:tcPr>
            <w:tcW w:w="971" w:type="dxa"/>
          </w:tcPr>
          <w:p w14:paraId="2BBBDB09" w14:textId="77777777" w:rsidR="004B0AEA" w:rsidRPr="000667DD" w:rsidRDefault="004B0AEA" w:rsidP="004B0AEA">
            <w:pPr>
              <w:rPr>
                <w:rFonts w:asciiTheme="minorHAnsi" w:hAnsiTheme="minorHAnsi" w:cstheme="minorHAnsi"/>
                <w:b/>
                <w:bCs/>
              </w:rPr>
            </w:pPr>
          </w:p>
        </w:tc>
        <w:tc>
          <w:tcPr>
            <w:tcW w:w="682" w:type="dxa"/>
          </w:tcPr>
          <w:p w14:paraId="60CEA915" w14:textId="77777777" w:rsidR="004B0AEA" w:rsidRPr="000667DD" w:rsidRDefault="004B0AEA" w:rsidP="004B0AEA">
            <w:pPr>
              <w:rPr>
                <w:rFonts w:asciiTheme="minorHAnsi" w:hAnsiTheme="minorHAnsi" w:cstheme="minorHAnsi"/>
                <w:b/>
                <w:bCs/>
              </w:rPr>
            </w:pPr>
          </w:p>
        </w:tc>
      </w:tr>
      <w:tr w:rsidR="0028661B" w:rsidRPr="00CD4364" w14:paraId="209C02D5" w14:textId="77777777" w:rsidTr="0028661B">
        <w:trPr>
          <w:tblHeader/>
        </w:trPr>
        <w:tc>
          <w:tcPr>
            <w:tcW w:w="521" w:type="dxa"/>
            <w:vAlign w:val="center"/>
          </w:tcPr>
          <w:p w14:paraId="253FE7EA" w14:textId="2EE0C774"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2.16</w:t>
            </w:r>
          </w:p>
        </w:tc>
        <w:tc>
          <w:tcPr>
            <w:tcW w:w="4583" w:type="dxa"/>
            <w:vAlign w:val="center"/>
          </w:tcPr>
          <w:p w14:paraId="1FB0CA63" w14:textId="3EECF656" w:rsidR="004B0AEA" w:rsidRPr="000667DD" w:rsidRDefault="004B0AEA" w:rsidP="004B0AEA">
            <w:pPr>
              <w:rPr>
                <w:rFonts w:asciiTheme="minorHAnsi" w:hAnsiTheme="minorHAnsi" w:cstheme="minorHAnsi"/>
              </w:rPr>
            </w:pPr>
            <w:r>
              <w:rPr>
                <w:rFonts w:asciiTheme="minorHAnsi" w:hAnsiTheme="minorHAnsi" w:cstheme="minorHAnsi"/>
              </w:rPr>
              <w:t xml:space="preserve">Разработка агента-оператора заведения акций: автозаполнение полей, расписание, выгрузка, валидация, ввод в систему</w:t>
            </w:r>
          </w:p>
        </w:tc>
        <w:tc>
          <w:tcPr>
            <w:tcW w:w="425" w:type="dxa"/>
            <w:vAlign w:val="center"/>
          </w:tcPr>
          <w:p w14:paraId="5C50EB4A" w14:textId="77777777" w:rsidR="004B0AEA" w:rsidRPr="000667DD" w:rsidRDefault="004B0AEA" w:rsidP="004B0AEA">
            <w:pPr>
              <w:rPr>
                <w:rFonts w:asciiTheme="minorHAnsi" w:hAnsiTheme="minorHAnsi" w:cstheme="minorHAnsi"/>
              </w:rPr>
            </w:pPr>
          </w:p>
        </w:tc>
        <w:tc>
          <w:tcPr>
            <w:tcW w:w="791" w:type="dxa"/>
            <w:vAlign w:val="center"/>
          </w:tcPr>
          <w:p w14:paraId="275F5FFC" w14:textId="77777777" w:rsidR="004B0AEA" w:rsidRPr="000667DD" w:rsidRDefault="004B0AEA" w:rsidP="004B0AEA">
            <w:pPr>
              <w:rPr>
                <w:rFonts w:asciiTheme="minorHAnsi" w:hAnsiTheme="minorHAnsi" w:cstheme="minorHAnsi"/>
              </w:rPr>
            </w:pPr>
          </w:p>
        </w:tc>
        <w:tc>
          <w:tcPr>
            <w:tcW w:w="685" w:type="dxa"/>
            <w:vAlign w:val="center"/>
          </w:tcPr>
          <w:p w14:paraId="10F201D1" w14:textId="2C4A0C74" w:rsidR="004B0AEA" w:rsidRPr="000667DD" w:rsidRDefault="004B0AEA" w:rsidP="004B0AEA">
            <w:pPr>
              <w:rPr>
                <w:rFonts w:asciiTheme="minorHAnsi" w:hAnsiTheme="minorHAnsi" w:cstheme="minorHAnsi"/>
                <w:b/>
                <w:bCs/>
              </w:rPr>
            </w:pPr>
            <w:r>
              <w:rPr>
                <w:rFonts w:asciiTheme="minorHAnsi" w:hAnsiTheme="minorHAnsi" w:cstheme="minorHAnsi"/>
              </w:rPr>
              <w:t xml:space="preserve"> 32</w:t>
            </w:r>
          </w:p>
        </w:tc>
        <w:tc>
          <w:tcPr>
            <w:tcW w:w="844" w:type="dxa"/>
            <w:vAlign w:val="center"/>
          </w:tcPr>
          <w:p w14:paraId="2F3C7C67" w14:textId="2FCC77D6" w:rsidR="004B0AEA" w:rsidRPr="000667DD" w:rsidRDefault="004B0AEA" w:rsidP="004B0AEA">
            <w:pPr>
              <w:rPr>
                <w:rFonts w:asciiTheme="minorHAnsi" w:hAnsiTheme="minorHAnsi" w:cstheme="minorHAnsi"/>
                <w:b/>
                <w:bCs/>
              </w:rPr>
            </w:pPr>
            <w:r>
              <w:rPr>
                <w:rFonts w:asciiTheme="minorHAnsi" w:hAnsiTheme="minorHAnsi" w:cstheme="minorHAnsi"/>
              </w:rPr>
              <w:t xml:space="preserve"> 24</w:t>
            </w:r>
          </w:p>
        </w:tc>
        <w:tc>
          <w:tcPr>
            <w:tcW w:w="705" w:type="dxa"/>
            <w:vAlign w:val="center"/>
          </w:tcPr>
          <w:p w14:paraId="3E7D4E37" w14:textId="521E2156" w:rsidR="004B0AEA" w:rsidRPr="000667DD" w:rsidRDefault="004B0AEA" w:rsidP="004B0AEA">
            <w:pPr>
              <w:rPr>
                <w:rFonts w:asciiTheme="minorHAnsi" w:hAnsiTheme="minorHAnsi" w:cstheme="minorHAnsi"/>
                <w:b/>
                <w:bCs/>
              </w:rPr>
            </w:pPr>
            <w:r>
              <w:rPr>
                <w:rFonts w:asciiTheme="minorHAnsi" w:hAnsiTheme="minorHAnsi" w:cstheme="minorHAnsi"/>
              </w:rPr>
              <w:t xml:space="preserve"> 24</w:t>
            </w:r>
          </w:p>
        </w:tc>
        <w:tc>
          <w:tcPr>
            <w:tcW w:w="971" w:type="dxa"/>
          </w:tcPr>
          <w:p w14:paraId="682E62CE" w14:textId="77777777" w:rsidR="004B0AEA" w:rsidRPr="000667DD" w:rsidRDefault="004B0AEA" w:rsidP="004B0AEA">
            <w:pPr>
              <w:rPr>
                <w:rFonts w:asciiTheme="minorHAnsi" w:hAnsiTheme="minorHAnsi" w:cstheme="minorHAnsi"/>
                <w:b/>
                <w:bCs/>
              </w:rPr>
            </w:pPr>
          </w:p>
        </w:tc>
        <w:tc>
          <w:tcPr>
            <w:tcW w:w="682" w:type="dxa"/>
          </w:tcPr>
          <w:p w14:paraId="569155F9" w14:textId="77777777" w:rsidR="004B0AEA" w:rsidRPr="000667DD" w:rsidRDefault="004B0AEA" w:rsidP="004B0AEA">
            <w:pPr>
              <w:rPr>
                <w:rFonts w:asciiTheme="minorHAnsi" w:hAnsiTheme="minorHAnsi" w:cstheme="minorHAnsi"/>
                <w:b/>
                <w:bCs/>
              </w:rPr>
            </w:pPr>
          </w:p>
        </w:tc>
      </w:tr>
      <w:tr w:rsidR="0028661B" w:rsidRPr="00CD4364" w14:paraId="31244847" w14:textId="77777777" w:rsidTr="0028661B">
        <w:trPr>
          <w:tblHeader/>
        </w:trPr>
        <w:tc>
          <w:tcPr>
            <w:tcW w:w="521" w:type="dxa"/>
            <w:vAlign w:val="center"/>
          </w:tcPr>
          <w:p w14:paraId="0A6806E5" w14:textId="00506B2F"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2.5</w:t>
            </w:r>
          </w:p>
        </w:tc>
        <w:tc>
          <w:tcPr>
            <w:tcW w:w="4583" w:type="dxa"/>
            <w:vAlign w:val="center"/>
          </w:tcPr>
          <w:p w14:paraId="53DD23C1" w14:textId="23B3153D" w:rsidR="004B0AEA" w:rsidRPr="000667DD" w:rsidRDefault="004B0AEA" w:rsidP="004B0AEA">
            <w:pPr>
              <w:rPr>
                <w:rFonts w:asciiTheme="minorHAnsi" w:hAnsiTheme="minorHAnsi" w:cstheme="minorHAnsi"/>
              </w:rPr>
            </w:pPr>
            <w:r>
              <w:rPr>
                <w:rFonts w:asciiTheme="minorHAnsi" w:hAnsiTheme="minorHAnsi" w:cstheme="minorHAnsi"/>
              </w:rPr>
              <w:t xml:space="preserve">Простой оптимизатор по акциям (подбор оффера под сегмент, правила/скоринг)</w:t>
            </w:r>
          </w:p>
        </w:tc>
        <w:tc>
          <w:tcPr>
            <w:tcW w:w="425" w:type="dxa"/>
            <w:vAlign w:val="center"/>
          </w:tcPr>
          <w:p w14:paraId="65B19587" w14:textId="77777777" w:rsidR="004B0AEA" w:rsidRPr="000667DD" w:rsidRDefault="004B0AEA" w:rsidP="004B0AEA">
            <w:pPr>
              <w:rPr>
                <w:rFonts w:asciiTheme="minorHAnsi" w:hAnsiTheme="minorHAnsi" w:cstheme="minorHAnsi"/>
              </w:rPr>
            </w:pPr>
          </w:p>
        </w:tc>
        <w:tc>
          <w:tcPr>
            <w:tcW w:w="791" w:type="dxa"/>
            <w:vAlign w:val="center"/>
          </w:tcPr>
          <w:p w14:paraId="68C243E4" w14:textId="77777777" w:rsidR="004B0AEA" w:rsidRPr="000667DD" w:rsidRDefault="004B0AEA" w:rsidP="004B0AEA">
            <w:pPr>
              <w:rPr>
                <w:rFonts w:asciiTheme="minorHAnsi" w:hAnsiTheme="minorHAnsi" w:cstheme="minorHAnsi"/>
              </w:rPr>
            </w:pPr>
          </w:p>
        </w:tc>
        <w:tc>
          <w:tcPr>
            <w:tcW w:w="685" w:type="dxa"/>
            <w:vAlign w:val="center"/>
          </w:tcPr>
          <w:p w14:paraId="7FB37896" w14:textId="68F1BCDA" w:rsidR="004B0AEA" w:rsidRPr="000667DD" w:rsidRDefault="004B0AEA" w:rsidP="004B0AEA">
            <w:pPr>
              <w:rPr>
                <w:rFonts w:asciiTheme="minorHAnsi" w:hAnsiTheme="minorHAnsi" w:cstheme="minorHAnsi"/>
                <w:b/>
                <w:bCs/>
              </w:rPr>
            </w:pPr>
            <w:r>
              <w:rPr>
                <w:rFonts w:asciiTheme="minorHAnsi" w:hAnsiTheme="minorHAnsi" w:cstheme="minorHAnsi"/>
              </w:rPr>
              <w:t xml:space="preserve"> 30</w:t>
            </w:r>
          </w:p>
        </w:tc>
        <w:tc>
          <w:tcPr>
            <w:tcW w:w="844" w:type="dxa"/>
            <w:vAlign w:val="center"/>
          </w:tcPr>
          <w:p w14:paraId="23260EE0" w14:textId="1CE6E485" w:rsidR="004B0AEA" w:rsidRPr="000667DD" w:rsidRDefault="004B0AEA" w:rsidP="004B0AEA">
            <w:pPr>
              <w:rPr>
                <w:rFonts w:asciiTheme="minorHAnsi" w:hAnsiTheme="minorHAnsi" w:cstheme="minorHAnsi"/>
                <w:b/>
                <w:bCs/>
              </w:rPr>
            </w:pPr>
            <w:r>
              <w:rPr>
                <w:rFonts w:asciiTheme="minorHAnsi" w:hAnsiTheme="minorHAnsi" w:cstheme="minorHAnsi"/>
              </w:rPr>
              <w:t xml:space="preserve"> 30</w:t>
            </w:r>
          </w:p>
        </w:tc>
        <w:tc>
          <w:tcPr>
            <w:tcW w:w="705" w:type="dxa"/>
            <w:vAlign w:val="center"/>
          </w:tcPr>
          <w:p w14:paraId="06156EEF" w14:textId="60D97651" w:rsidR="004B0AEA" w:rsidRPr="000667DD" w:rsidRDefault="004B0AEA" w:rsidP="004B0AEA">
            <w:pPr>
              <w:rPr>
                <w:rFonts w:asciiTheme="minorHAnsi" w:hAnsiTheme="minorHAnsi" w:cstheme="minorHAnsi"/>
                <w:b/>
                <w:bCs/>
              </w:rPr>
            </w:pPr>
            <w:r>
              <w:rPr>
                <w:rFonts w:asciiTheme="minorHAnsi" w:hAnsiTheme="minorHAnsi" w:cstheme="minorHAnsi"/>
              </w:rPr>
              <w:t xml:space="preserve"> 40</w:t>
            </w:r>
          </w:p>
        </w:tc>
        <w:tc>
          <w:tcPr>
            <w:tcW w:w="971" w:type="dxa"/>
          </w:tcPr>
          <w:p w14:paraId="7F4D8C34" w14:textId="77777777" w:rsidR="004B0AEA" w:rsidRPr="000667DD" w:rsidRDefault="004B0AEA" w:rsidP="004B0AEA">
            <w:pPr>
              <w:rPr>
                <w:rFonts w:asciiTheme="minorHAnsi" w:hAnsiTheme="minorHAnsi" w:cstheme="minorHAnsi"/>
                <w:b/>
                <w:bCs/>
              </w:rPr>
            </w:pPr>
          </w:p>
        </w:tc>
        <w:tc>
          <w:tcPr>
            <w:tcW w:w="682" w:type="dxa"/>
          </w:tcPr>
          <w:p w14:paraId="5D08AEBC" w14:textId="77777777" w:rsidR="004B0AEA" w:rsidRPr="000667DD" w:rsidRDefault="004B0AEA" w:rsidP="004B0AEA">
            <w:pPr>
              <w:rPr>
                <w:rFonts w:asciiTheme="minorHAnsi" w:hAnsiTheme="minorHAnsi" w:cstheme="minorHAnsi"/>
                <w:b/>
                <w:bCs/>
              </w:rPr>
            </w:pPr>
          </w:p>
        </w:tc>
      </w:tr>
      <w:tr w:rsidR="0028661B" w:rsidRPr="00CD4364" w14:paraId="10D06D72" w14:textId="77777777" w:rsidTr="0028661B">
        <w:trPr>
          <w:tblHeader/>
        </w:trPr>
        <w:tc>
          <w:tcPr>
            <w:tcW w:w="521" w:type="dxa"/>
            <w:vAlign w:val="center"/>
          </w:tcPr>
          <w:p w14:paraId="26ED3327" w14:textId="282CACD6"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2.6</w:t>
            </w:r>
          </w:p>
        </w:tc>
        <w:tc>
          <w:tcPr>
            <w:tcW w:w="4583" w:type="dxa"/>
            <w:vAlign w:val="center"/>
          </w:tcPr>
          <w:p w14:paraId="74D01424" w14:textId="28429064" w:rsidR="004B0AEA" w:rsidRPr="000667DD" w:rsidRDefault="004B0AEA" w:rsidP="004B0AEA">
            <w:pPr>
              <w:rPr>
                <w:rFonts w:asciiTheme="minorHAnsi" w:hAnsiTheme="minorHAnsi" w:cstheme="minorHAnsi"/>
              </w:rPr>
            </w:pPr>
            <w:r>
              <w:rPr>
                <w:rFonts w:asciiTheme="minorHAnsi" w:hAnsiTheme="minorHAnsi" w:cstheme="minorHAnsi"/>
              </w:rPr>
              <w:t xml:space="preserve">Дашборд эффективности и аналитика постэффектов сегментных акций / контрольных групп</w:t>
            </w:r>
          </w:p>
        </w:tc>
        <w:tc>
          <w:tcPr>
            <w:tcW w:w="425" w:type="dxa"/>
            <w:vAlign w:val="center"/>
          </w:tcPr>
          <w:p w14:paraId="6DA19306" w14:textId="77777777" w:rsidR="004B0AEA" w:rsidRPr="000667DD" w:rsidRDefault="004B0AEA" w:rsidP="004B0AEA">
            <w:pPr>
              <w:rPr>
                <w:rFonts w:asciiTheme="minorHAnsi" w:hAnsiTheme="minorHAnsi" w:cstheme="minorHAnsi"/>
              </w:rPr>
            </w:pPr>
          </w:p>
        </w:tc>
        <w:tc>
          <w:tcPr>
            <w:tcW w:w="791" w:type="dxa"/>
            <w:vAlign w:val="center"/>
          </w:tcPr>
          <w:p w14:paraId="6A924763" w14:textId="77777777" w:rsidR="004B0AEA" w:rsidRPr="000667DD" w:rsidRDefault="004B0AEA" w:rsidP="004B0AEA">
            <w:pPr>
              <w:rPr>
                <w:rFonts w:asciiTheme="minorHAnsi" w:hAnsiTheme="minorHAnsi" w:cstheme="minorHAnsi"/>
              </w:rPr>
            </w:pPr>
          </w:p>
        </w:tc>
        <w:tc>
          <w:tcPr>
            <w:tcW w:w="685" w:type="dxa"/>
            <w:vAlign w:val="center"/>
          </w:tcPr>
          <w:p w14:paraId="08C984B3" w14:textId="119CDD84" w:rsidR="004B0AEA" w:rsidRPr="000667DD" w:rsidRDefault="004B0AEA" w:rsidP="004B0AEA">
            <w:pPr>
              <w:rPr>
                <w:rFonts w:asciiTheme="minorHAnsi" w:hAnsiTheme="minorHAnsi" w:cstheme="minorHAnsi"/>
                <w:b/>
                <w:bCs/>
              </w:rPr>
            </w:pPr>
            <w:r>
              <w:rPr>
                <w:rFonts w:asciiTheme="minorHAnsi" w:hAnsiTheme="minorHAnsi" w:cstheme="minorHAnsi"/>
              </w:rPr>
              <w:t xml:space="preserve"> 10</w:t>
            </w:r>
          </w:p>
        </w:tc>
        <w:tc>
          <w:tcPr>
            <w:tcW w:w="844" w:type="dxa"/>
            <w:vAlign w:val="center"/>
          </w:tcPr>
          <w:p w14:paraId="35F47170" w14:textId="49EACD7F" w:rsidR="004B0AEA" w:rsidRPr="000667DD" w:rsidRDefault="004B0AEA" w:rsidP="004B0AEA">
            <w:pPr>
              <w:rPr>
                <w:rFonts w:asciiTheme="minorHAnsi" w:hAnsiTheme="minorHAnsi" w:cstheme="minorHAnsi"/>
                <w:b/>
                <w:bCs/>
              </w:rPr>
            </w:pPr>
            <w:r>
              <w:rPr>
                <w:rFonts w:asciiTheme="minorHAnsi" w:hAnsiTheme="minorHAnsi" w:cstheme="minorHAnsi"/>
              </w:rPr>
              <w:t xml:space="preserve"> 10</w:t>
            </w:r>
          </w:p>
        </w:tc>
        <w:tc>
          <w:tcPr>
            <w:tcW w:w="705" w:type="dxa"/>
            <w:vAlign w:val="center"/>
          </w:tcPr>
          <w:p w14:paraId="7DB0A82E" w14:textId="4FDA51FC" w:rsidR="004B0AEA" w:rsidRPr="000667DD" w:rsidRDefault="004B0AEA" w:rsidP="004B0AEA">
            <w:pPr>
              <w:rPr>
                <w:rFonts w:asciiTheme="minorHAnsi" w:hAnsiTheme="minorHAnsi" w:cstheme="minorHAnsi"/>
                <w:b/>
                <w:bCs/>
              </w:rPr>
            </w:pPr>
            <w:r>
              <w:rPr>
                <w:rFonts w:asciiTheme="minorHAnsi" w:hAnsiTheme="minorHAnsi" w:cstheme="minorHAnsi"/>
              </w:rPr>
              <w:t xml:space="preserve"> 10</w:t>
            </w:r>
          </w:p>
        </w:tc>
        <w:tc>
          <w:tcPr>
            <w:tcW w:w="971" w:type="dxa"/>
          </w:tcPr>
          <w:p w14:paraId="7D30EC63" w14:textId="77777777" w:rsidR="004B0AEA" w:rsidRPr="000667DD" w:rsidRDefault="004B0AEA" w:rsidP="004B0AEA">
            <w:pPr>
              <w:rPr>
                <w:rFonts w:asciiTheme="minorHAnsi" w:hAnsiTheme="minorHAnsi" w:cstheme="minorHAnsi"/>
                <w:b/>
                <w:bCs/>
              </w:rPr>
            </w:pPr>
          </w:p>
        </w:tc>
        <w:tc>
          <w:tcPr>
            <w:tcW w:w="682" w:type="dxa"/>
          </w:tcPr>
          <w:p w14:paraId="58E97F95" w14:textId="77777777" w:rsidR="004B0AEA" w:rsidRPr="000667DD" w:rsidRDefault="004B0AEA" w:rsidP="004B0AEA">
            <w:pPr>
              <w:rPr>
                <w:rFonts w:asciiTheme="minorHAnsi" w:hAnsiTheme="minorHAnsi" w:cstheme="minorHAnsi"/>
                <w:b/>
                <w:bCs/>
              </w:rPr>
            </w:pPr>
          </w:p>
        </w:tc>
      </w:tr>
      <w:tr w:rsidR="0028661B" w:rsidRPr="00CD4364" w14:paraId="64532C24" w14:textId="77777777" w:rsidTr="0028661B">
        <w:trPr>
          <w:tblHeader/>
        </w:trPr>
        <w:tc>
          <w:tcPr>
            <w:tcW w:w="521" w:type="dxa"/>
            <w:vAlign w:val="center"/>
          </w:tcPr>
          <w:p w14:paraId="6DAA18B2" w14:textId="54EF6183"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2.7</w:t>
            </w:r>
          </w:p>
        </w:tc>
        <w:tc>
          <w:tcPr>
            <w:tcW w:w="4583" w:type="dxa"/>
            <w:vAlign w:val="center"/>
          </w:tcPr>
          <w:p w14:paraId="31825EF3" w14:textId="1CAA0DE5" w:rsidR="004B0AEA" w:rsidRPr="000667DD" w:rsidRDefault="004B0AEA" w:rsidP="004B0AEA">
            <w:pPr>
              <w:rPr>
                <w:rFonts w:asciiTheme="minorHAnsi" w:hAnsiTheme="minorHAnsi" w:cstheme="minorHAnsi"/>
              </w:rPr>
            </w:pPr>
            <w:r>
              <w:rPr>
                <w:rFonts w:asciiTheme="minorHAnsi" w:hAnsiTheme="minorHAnsi" w:cstheme="minorHAnsi"/>
              </w:rPr>
              <w:t xml:space="preserve">Формирование контента под 100 сегментов (тексты, проверка ToV, скиллы)</w:t>
            </w:r>
          </w:p>
        </w:tc>
        <w:tc>
          <w:tcPr>
            <w:tcW w:w="425" w:type="dxa"/>
            <w:vAlign w:val="center"/>
          </w:tcPr>
          <w:p w14:paraId="71816B9D" w14:textId="77777777" w:rsidR="004B0AEA" w:rsidRPr="000667DD" w:rsidRDefault="004B0AEA" w:rsidP="004B0AEA">
            <w:pPr>
              <w:rPr>
                <w:rFonts w:asciiTheme="minorHAnsi" w:hAnsiTheme="minorHAnsi" w:cstheme="minorHAnsi"/>
              </w:rPr>
            </w:pPr>
          </w:p>
        </w:tc>
        <w:tc>
          <w:tcPr>
            <w:tcW w:w="791" w:type="dxa"/>
            <w:vAlign w:val="center"/>
          </w:tcPr>
          <w:p w14:paraId="0D0A4FFD" w14:textId="77777777" w:rsidR="004B0AEA" w:rsidRPr="000667DD" w:rsidRDefault="004B0AEA" w:rsidP="004B0AEA">
            <w:pPr>
              <w:rPr>
                <w:rFonts w:asciiTheme="minorHAnsi" w:hAnsiTheme="minorHAnsi" w:cstheme="minorHAnsi"/>
              </w:rPr>
            </w:pPr>
          </w:p>
        </w:tc>
        <w:tc>
          <w:tcPr>
            <w:tcW w:w="685" w:type="dxa"/>
            <w:vAlign w:val="center"/>
          </w:tcPr>
          <w:p w14:paraId="5FAB4A64" w14:textId="05880A04" w:rsidR="004B0AEA" w:rsidRPr="000667DD" w:rsidRDefault="004B0AEA" w:rsidP="004B0AEA">
            <w:pPr>
              <w:rPr>
                <w:rFonts w:asciiTheme="minorHAnsi" w:hAnsiTheme="minorHAnsi" w:cstheme="minorHAnsi"/>
                <w:b/>
                <w:bCs/>
              </w:rPr>
            </w:pPr>
            <w:r>
              <w:rPr>
                <w:rFonts w:asciiTheme="minorHAnsi" w:hAnsiTheme="minorHAnsi" w:cstheme="minorHAnsi"/>
              </w:rPr>
              <w:t xml:space="preserve"> 32</w:t>
            </w:r>
          </w:p>
        </w:tc>
        <w:tc>
          <w:tcPr>
            <w:tcW w:w="844" w:type="dxa"/>
            <w:vAlign w:val="center"/>
          </w:tcPr>
          <w:p w14:paraId="4951C1FC" w14:textId="4EF4EA48" w:rsidR="004B0AEA" w:rsidRPr="000667DD" w:rsidRDefault="004B0AEA" w:rsidP="004B0AEA">
            <w:pPr>
              <w:rPr>
                <w:rFonts w:asciiTheme="minorHAnsi" w:hAnsiTheme="minorHAnsi" w:cstheme="minorHAnsi"/>
                <w:b/>
                <w:bCs/>
              </w:rPr>
            </w:pPr>
            <w:r>
              <w:rPr>
                <w:rFonts w:asciiTheme="minorHAnsi" w:hAnsiTheme="minorHAnsi" w:cstheme="minorHAnsi"/>
              </w:rPr>
              <w:t xml:space="preserve"> 52</w:t>
            </w:r>
          </w:p>
        </w:tc>
        <w:tc>
          <w:tcPr>
            <w:tcW w:w="705" w:type="dxa"/>
            <w:vAlign w:val="center"/>
          </w:tcPr>
          <w:p w14:paraId="608BAA59" w14:textId="24CCBA27" w:rsidR="004B0AEA" w:rsidRPr="000667DD" w:rsidRDefault="004B0AEA" w:rsidP="004B0AEA">
            <w:pPr>
              <w:rPr>
                <w:rFonts w:asciiTheme="minorHAnsi" w:hAnsiTheme="minorHAnsi" w:cstheme="minorHAnsi"/>
                <w:b/>
                <w:bCs/>
              </w:rPr>
            </w:pPr>
            <w:r>
              <w:rPr>
                <w:rFonts w:asciiTheme="minorHAnsi" w:hAnsiTheme="minorHAnsi" w:cstheme="minorHAnsi"/>
              </w:rPr>
              <w:t xml:space="preserve"> 46</w:t>
            </w:r>
          </w:p>
        </w:tc>
        <w:tc>
          <w:tcPr>
            <w:tcW w:w="971" w:type="dxa"/>
          </w:tcPr>
          <w:p w14:paraId="6913154F" w14:textId="77777777" w:rsidR="004B0AEA" w:rsidRPr="000667DD" w:rsidRDefault="004B0AEA" w:rsidP="004B0AEA">
            <w:pPr>
              <w:rPr>
                <w:rFonts w:asciiTheme="minorHAnsi" w:hAnsiTheme="minorHAnsi" w:cstheme="minorHAnsi"/>
                <w:b/>
                <w:bCs/>
              </w:rPr>
            </w:pPr>
          </w:p>
        </w:tc>
        <w:tc>
          <w:tcPr>
            <w:tcW w:w="682" w:type="dxa"/>
          </w:tcPr>
          <w:p w14:paraId="1C257701" w14:textId="77777777" w:rsidR="004B0AEA" w:rsidRPr="000667DD" w:rsidRDefault="004B0AEA" w:rsidP="004B0AEA">
            <w:pPr>
              <w:rPr>
                <w:rFonts w:asciiTheme="minorHAnsi" w:hAnsiTheme="minorHAnsi" w:cstheme="minorHAnsi"/>
                <w:b/>
                <w:bCs/>
              </w:rPr>
            </w:pPr>
          </w:p>
        </w:tc>
      </w:tr>
      <w:tr w:rsidR="0028661B" w:rsidRPr="00CD4364" w14:paraId="277774E2" w14:textId="77777777" w:rsidTr="0028661B">
        <w:trPr>
          <w:tblHeader/>
        </w:trPr>
        <w:tc>
          <w:tcPr>
            <w:tcW w:w="521" w:type="dxa"/>
            <w:vAlign w:val="center"/>
          </w:tcPr>
          <w:p w14:paraId="293EBCF5" w14:textId="7E7CC9A9" w:rsidR="004B0AEA" w:rsidRPr="000667DD" w:rsidRDefault="004B0AEA" w:rsidP="004B0AEA">
            <w:pPr>
              <w:ind w:hanging="104"/>
              <w:rPr>
                <w:rFonts w:asciiTheme="minorHAnsi" w:hAnsiTheme="minorHAnsi" w:cstheme="minorHAnsi"/>
                <w:b/>
                <w:bCs/>
              </w:rPr>
            </w:pPr>
            <w:r>
              <w:rPr>
                <w:rFonts w:asciiTheme="minorHAnsi" w:hAnsiTheme="minorHAnsi" w:cstheme="minorHAnsi"/>
                <w:b/>
                <w:bCs/>
              </w:rPr>
              <w:lastRenderedPageBreak/>
              <w:t>2.8</w:t>
            </w:r>
          </w:p>
        </w:tc>
        <w:tc>
          <w:tcPr>
            <w:tcW w:w="4583" w:type="dxa"/>
            <w:vAlign w:val="center"/>
          </w:tcPr>
          <w:p w14:paraId="66E3CE88" w14:textId="42E3BB32" w:rsidR="004B0AEA" w:rsidRPr="000667DD" w:rsidRDefault="004B0AEA" w:rsidP="004B0AEA">
            <w:pPr>
              <w:rPr>
                <w:rFonts w:asciiTheme="minorHAnsi" w:hAnsiTheme="minorHAnsi" w:cstheme="minorHAnsi"/>
              </w:rPr>
            </w:pPr>
            <w:r>
              <w:rPr>
                <w:rFonts w:asciiTheme="minorHAnsi" w:hAnsiTheme="minorHAnsi" w:cstheme="minorHAnsi"/>
              </w:rPr>
              <w:t>Операционная часть заведения акций (настройка, расписание, QA)</w:t>
            </w:r>
          </w:p>
        </w:tc>
        <w:tc>
          <w:tcPr>
            <w:tcW w:w="425" w:type="dxa"/>
            <w:vAlign w:val="center"/>
          </w:tcPr>
          <w:p w14:paraId="4C7714D7" w14:textId="77777777" w:rsidR="004B0AEA" w:rsidRPr="000667DD" w:rsidRDefault="004B0AEA" w:rsidP="004B0AEA">
            <w:pPr>
              <w:rPr>
                <w:rFonts w:asciiTheme="minorHAnsi" w:hAnsiTheme="minorHAnsi" w:cstheme="minorHAnsi"/>
              </w:rPr>
            </w:pPr>
          </w:p>
        </w:tc>
        <w:tc>
          <w:tcPr>
            <w:tcW w:w="791" w:type="dxa"/>
            <w:vAlign w:val="center"/>
          </w:tcPr>
          <w:p w14:paraId="0F67695B" w14:textId="77777777" w:rsidR="004B0AEA" w:rsidRPr="000667DD" w:rsidRDefault="004B0AEA" w:rsidP="004B0AEA">
            <w:pPr>
              <w:rPr>
                <w:rFonts w:asciiTheme="minorHAnsi" w:hAnsiTheme="minorHAnsi" w:cstheme="minorHAnsi"/>
              </w:rPr>
            </w:pPr>
          </w:p>
        </w:tc>
        <w:tc>
          <w:tcPr>
            <w:tcW w:w="685" w:type="dxa"/>
            <w:vAlign w:val="center"/>
          </w:tcPr>
          <w:p w14:paraId="0D417518" w14:textId="5D0E3685" w:rsidR="004B0AEA" w:rsidRPr="000667DD" w:rsidRDefault="004B0AEA" w:rsidP="004B0AEA">
            <w:pPr>
              <w:rPr>
                <w:rFonts w:asciiTheme="minorHAnsi" w:hAnsiTheme="minorHAnsi" w:cstheme="minorHAnsi"/>
                <w:b/>
                <w:bCs/>
              </w:rPr>
            </w:pPr>
            <w:r>
              <w:rPr>
                <w:rFonts w:asciiTheme="minorHAnsi" w:hAnsiTheme="minorHAnsi" w:cstheme="minorHAnsi"/>
              </w:rPr>
              <w:t xml:space="preserve"> 31</w:t>
            </w:r>
          </w:p>
        </w:tc>
        <w:tc>
          <w:tcPr>
            <w:tcW w:w="844" w:type="dxa"/>
            <w:vAlign w:val="center"/>
          </w:tcPr>
          <w:p w14:paraId="2335D391" w14:textId="054E69AE" w:rsidR="004B0AEA" w:rsidRPr="000667DD" w:rsidRDefault="004B0AEA" w:rsidP="004B0AEA">
            <w:pPr>
              <w:rPr>
                <w:rFonts w:asciiTheme="minorHAnsi" w:hAnsiTheme="minorHAnsi" w:cstheme="minorHAnsi"/>
                <w:b/>
                <w:bCs/>
              </w:rPr>
            </w:pPr>
            <w:r>
              <w:rPr>
                <w:rFonts w:asciiTheme="minorHAnsi" w:hAnsiTheme="minorHAnsi" w:cstheme="minorHAnsi"/>
              </w:rPr>
              <w:t xml:space="preserve"> 36</w:t>
            </w:r>
          </w:p>
        </w:tc>
        <w:tc>
          <w:tcPr>
            <w:tcW w:w="705" w:type="dxa"/>
            <w:vAlign w:val="center"/>
          </w:tcPr>
          <w:p w14:paraId="63021DD7" w14:textId="2C38F820" w:rsidR="004B0AEA" w:rsidRPr="000667DD" w:rsidRDefault="004B0AEA" w:rsidP="004B0AEA">
            <w:pPr>
              <w:rPr>
                <w:rFonts w:asciiTheme="minorHAnsi" w:hAnsiTheme="minorHAnsi" w:cstheme="minorHAnsi"/>
                <w:b/>
                <w:bCs/>
              </w:rPr>
            </w:pPr>
            <w:r>
              <w:rPr>
                <w:rFonts w:asciiTheme="minorHAnsi" w:hAnsiTheme="minorHAnsi" w:cstheme="minorHAnsi"/>
              </w:rPr>
              <w:t xml:space="preserve"> 23</w:t>
            </w:r>
          </w:p>
        </w:tc>
        <w:tc>
          <w:tcPr>
            <w:tcW w:w="971" w:type="dxa"/>
          </w:tcPr>
          <w:p w14:paraId="633FBBD6" w14:textId="77777777" w:rsidR="004B0AEA" w:rsidRPr="000667DD" w:rsidRDefault="004B0AEA" w:rsidP="004B0AEA">
            <w:pPr>
              <w:rPr>
                <w:rFonts w:asciiTheme="minorHAnsi" w:hAnsiTheme="minorHAnsi" w:cstheme="minorHAnsi"/>
                <w:b/>
                <w:bCs/>
              </w:rPr>
            </w:pPr>
          </w:p>
        </w:tc>
        <w:tc>
          <w:tcPr>
            <w:tcW w:w="682" w:type="dxa"/>
          </w:tcPr>
          <w:p w14:paraId="1F15EED0" w14:textId="77777777" w:rsidR="004B0AEA" w:rsidRPr="000667DD" w:rsidRDefault="004B0AEA" w:rsidP="004B0AEA">
            <w:pPr>
              <w:rPr>
                <w:rFonts w:asciiTheme="minorHAnsi" w:hAnsiTheme="minorHAnsi" w:cstheme="minorHAnsi"/>
                <w:b/>
                <w:bCs/>
              </w:rPr>
            </w:pPr>
          </w:p>
        </w:tc>
      </w:tr>
      <w:tr w:rsidR="0028661B" w:rsidRPr="00CD4364" w14:paraId="0E504878" w14:textId="77777777" w:rsidTr="0028661B">
        <w:trPr>
          <w:tblHeader/>
        </w:trPr>
        <w:tc>
          <w:tcPr>
            <w:tcW w:w="521" w:type="dxa"/>
            <w:vAlign w:val="center"/>
          </w:tcPr>
          <w:p w14:paraId="224F7903" w14:textId="145147E4"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2.9</w:t>
            </w:r>
          </w:p>
        </w:tc>
        <w:tc>
          <w:tcPr>
            <w:tcW w:w="4583" w:type="dxa"/>
            <w:vAlign w:val="center"/>
          </w:tcPr>
          <w:p w14:paraId="5DE220CF" w14:textId="35913F10" w:rsidR="004B0AEA" w:rsidRPr="000667DD" w:rsidRDefault="004B0AEA" w:rsidP="004B0AEA">
            <w:pPr>
              <w:rPr>
                <w:rFonts w:asciiTheme="minorHAnsi" w:hAnsiTheme="minorHAnsi" w:cstheme="minorHAnsi"/>
              </w:rPr>
            </w:pPr>
            <w:r>
              <w:rPr>
                <w:rFonts w:asciiTheme="minorHAnsi" w:hAnsiTheme="minorHAnsi" w:cstheme="minorHAnsi"/>
              </w:rPr>
              <w:t>Выстраивание бизнес-процесса планирования и согласования сетки CVM-акций</w:t>
            </w:r>
          </w:p>
        </w:tc>
        <w:tc>
          <w:tcPr>
            <w:tcW w:w="425" w:type="dxa"/>
            <w:vAlign w:val="center"/>
          </w:tcPr>
          <w:p w14:paraId="4711924B" w14:textId="77777777" w:rsidR="004B0AEA" w:rsidRPr="000667DD" w:rsidRDefault="004B0AEA" w:rsidP="004B0AEA">
            <w:pPr>
              <w:rPr>
                <w:rFonts w:asciiTheme="minorHAnsi" w:hAnsiTheme="minorHAnsi" w:cstheme="minorHAnsi"/>
              </w:rPr>
            </w:pPr>
          </w:p>
        </w:tc>
        <w:tc>
          <w:tcPr>
            <w:tcW w:w="791" w:type="dxa"/>
            <w:vAlign w:val="center"/>
          </w:tcPr>
          <w:p w14:paraId="08263312" w14:textId="77777777" w:rsidR="004B0AEA" w:rsidRPr="000667DD" w:rsidRDefault="004B0AEA" w:rsidP="004B0AEA">
            <w:pPr>
              <w:rPr>
                <w:rFonts w:asciiTheme="minorHAnsi" w:hAnsiTheme="minorHAnsi" w:cstheme="minorHAnsi"/>
              </w:rPr>
            </w:pPr>
          </w:p>
        </w:tc>
        <w:tc>
          <w:tcPr>
            <w:tcW w:w="685" w:type="dxa"/>
            <w:vAlign w:val="center"/>
          </w:tcPr>
          <w:p w14:paraId="3C81FBA0" w14:textId="2093BB25" w:rsidR="004B0AEA" w:rsidRPr="000667DD" w:rsidRDefault="004B0AEA" w:rsidP="004B0AEA">
            <w:pPr>
              <w:rPr>
                <w:rFonts w:asciiTheme="minorHAnsi" w:hAnsiTheme="minorHAnsi" w:cstheme="minorHAnsi"/>
                <w:b/>
                <w:bCs/>
              </w:rPr>
            </w:pPr>
            <w:r>
              <w:rPr>
                <w:rFonts w:asciiTheme="minorHAnsi" w:hAnsiTheme="minorHAnsi" w:cstheme="minorHAnsi"/>
              </w:rPr>
              <w:t xml:space="preserve"> 15</w:t>
            </w:r>
          </w:p>
        </w:tc>
        <w:tc>
          <w:tcPr>
            <w:tcW w:w="844" w:type="dxa"/>
            <w:vAlign w:val="center"/>
          </w:tcPr>
          <w:p w14:paraId="619F0AE8" w14:textId="5E7F33E9" w:rsidR="004B0AEA" w:rsidRPr="000667DD" w:rsidRDefault="004B0AEA" w:rsidP="004B0AEA">
            <w:pPr>
              <w:rPr>
                <w:rFonts w:asciiTheme="minorHAnsi" w:hAnsiTheme="minorHAnsi" w:cstheme="minorHAnsi"/>
                <w:b/>
                <w:bCs/>
              </w:rPr>
            </w:pPr>
            <w:r>
              <w:rPr>
                <w:rFonts w:asciiTheme="minorHAnsi" w:hAnsiTheme="minorHAnsi" w:cstheme="minorHAnsi"/>
              </w:rPr>
              <w:t xml:space="preserve"> 1</w:t>
            </w:r>
          </w:p>
        </w:tc>
        <w:tc>
          <w:tcPr>
            <w:tcW w:w="705" w:type="dxa"/>
            <w:vAlign w:val="center"/>
          </w:tcPr>
          <w:p w14:paraId="2D7241B2" w14:textId="50F757B2" w:rsidR="004B0AEA" w:rsidRPr="000667DD" w:rsidRDefault="004B0AEA" w:rsidP="004B0AEA">
            <w:pPr>
              <w:rPr>
                <w:rFonts w:asciiTheme="minorHAnsi" w:hAnsiTheme="minorHAnsi" w:cstheme="minorHAnsi"/>
                <w:b/>
                <w:bCs/>
              </w:rPr>
            </w:pPr>
            <w:r>
              <w:rPr>
                <w:rFonts w:asciiTheme="minorHAnsi" w:hAnsiTheme="minorHAnsi" w:cstheme="minorHAnsi"/>
              </w:rPr>
              <w:t xml:space="preserve"> 1</w:t>
            </w:r>
          </w:p>
        </w:tc>
        <w:tc>
          <w:tcPr>
            <w:tcW w:w="971" w:type="dxa"/>
          </w:tcPr>
          <w:p w14:paraId="134F1439" w14:textId="77777777" w:rsidR="004B0AEA" w:rsidRPr="000667DD" w:rsidRDefault="004B0AEA" w:rsidP="004B0AEA">
            <w:pPr>
              <w:rPr>
                <w:rFonts w:asciiTheme="minorHAnsi" w:hAnsiTheme="minorHAnsi" w:cstheme="minorHAnsi"/>
                <w:b/>
                <w:bCs/>
              </w:rPr>
            </w:pPr>
          </w:p>
        </w:tc>
        <w:tc>
          <w:tcPr>
            <w:tcW w:w="682" w:type="dxa"/>
          </w:tcPr>
          <w:p w14:paraId="5BC777EB" w14:textId="77777777" w:rsidR="004B0AEA" w:rsidRPr="000667DD" w:rsidRDefault="004B0AEA" w:rsidP="004B0AEA">
            <w:pPr>
              <w:rPr>
                <w:rFonts w:asciiTheme="minorHAnsi" w:hAnsiTheme="minorHAnsi" w:cstheme="minorHAnsi"/>
                <w:b/>
                <w:bCs/>
              </w:rPr>
            </w:pPr>
          </w:p>
        </w:tc>
      </w:tr>
      <w:tr w:rsidR="0028661B" w:rsidRPr="00CD4364" w14:paraId="6905F17E" w14:textId="77777777" w:rsidTr="0028661B">
        <w:trPr>
          <w:tblHeader/>
        </w:trPr>
        <w:tc>
          <w:tcPr>
            <w:tcW w:w="521" w:type="dxa"/>
            <w:vAlign w:val="center"/>
          </w:tcPr>
          <w:p w14:paraId="738B6BA2" w14:textId="0D3FB419"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2.10</w:t>
            </w:r>
          </w:p>
        </w:tc>
        <w:tc>
          <w:tcPr>
            <w:tcW w:w="4583" w:type="dxa"/>
            <w:vAlign w:val="center"/>
          </w:tcPr>
          <w:p w14:paraId="46AD211C" w14:textId="202D10BF" w:rsidR="004B0AEA" w:rsidRPr="000667DD" w:rsidRDefault="004B0AEA" w:rsidP="004B0AEA">
            <w:pPr>
              <w:rPr>
                <w:rFonts w:asciiTheme="minorHAnsi" w:hAnsiTheme="minorHAnsi" w:cstheme="minorHAnsi"/>
              </w:rPr>
            </w:pPr>
            <w:r>
              <w:rPr>
                <w:rFonts w:asciiTheme="minorHAnsi" w:hAnsiTheme="minorHAnsi" w:cstheme="minorHAnsi"/>
              </w:rPr>
              <w:t>Методология 100 сегментов (карта сегмент → категория → механика)</w:t>
            </w:r>
          </w:p>
        </w:tc>
        <w:tc>
          <w:tcPr>
            <w:tcW w:w="425" w:type="dxa"/>
            <w:vAlign w:val="center"/>
          </w:tcPr>
          <w:p w14:paraId="7ADC015D" w14:textId="77777777" w:rsidR="004B0AEA" w:rsidRPr="000667DD" w:rsidRDefault="004B0AEA" w:rsidP="004B0AEA">
            <w:pPr>
              <w:rPr>
                <w:rFonts w:asciiTheme="minorHAnsi" w:hAnsiTheme="minorHAnsi" w:cstheme="minorHAnsi"/>
              </w:rPr>
            </w:pPr>
          </w:p>
        </w:tc>
        <w:tc>
          <w:tcPr>
            <w:tcW w:w="791" w:type="dxa"/>
            <w:vAlign w:val="center"/>
          </w:tcPr>
          <w:p w14:paraId="652D56F3" w14:textId="77777777" w:rsidR="004B0AEA" w:rsidRPr="000667DD" w:rsidRDefault="004B0AEA" w:rsidP="004B0AEA">
            <w:pPr>
              <w:rPr>
                <w:rFonts w:asciiTheme="minorHAnsi" w:hAnsiTheme="minorHAnsi" w:cstheme="minorHAnsi"/>
              </w:rPr>
            </w:pPr>
          </w:p>
        </w:tc>
        <w:tc>
          <w:tcPr>
            <w:tcW w:w="685" w:type="dxa"/>
            <w:vAlign w:val="center"/>
          </w:tcPr>
          <w:p w14:paraId="176DA662" w14:textId="3BEC30A4" w:rsidR="004B0AEA" w:rsidRPr="000667DD" w:rsidRDefault="004B0AEA" w:rsidP="004B0AEA">
            <w:pPr>
              <w:rPr>
                <w:rFonts w:asciiTheme="minorHAnsi" w:hAnsiTheme="minorHAnsi" w:cstheme="minorHAnsi"/>
                <w:b/>
                <w:bCs/>
              </w:rPr>
            </w:pPr>
            <w:r>
              <w:rPr>
                <w:rFonts w:asciiTheme="minorHAnsi" w:hAnsiTheme="minorHAnsi" w:cstheme="minorHAnsi"/>
              </w:rPr>
              <w:t xml:space="preserve"> 10</w:t>
            </w:r>
          </w:p>
        </w:tc>
        <w:tc>
          <w:tcPr>
            <w:tcW w:w="844" w:type="dxa"/>
            <w:vAlign w:val="center"/>
          </w:tcPr>
          <w:p w14:paraId="6494CBFA" w14:textId="6F12C969" w:rsidR="004B0AEA" w:rsidRPr="000667DD" w:rsidRDefault="004B0AEA" w:rsidP="004B0AEA">
            <w:pPr>
              <w:rPr>
                <w:rFonts w:asciiTheme="minorHAnsi" w:hAnsiTheme="minorHAnsi" w:cstheme="minorHAnsi"/>
                <w:b/>
                <w:bCs/>
              </w:rPr>
            </w:pPr>
            <w:r>
              <w:rPr>
                <w:rFonts w:asciiTheme="minorHAnsi" w:hAnsiTheme="minorHAnsi" w:cstheme="minorHAnsi"/>
              </w:rPr>
              <w:t xml:space="preserve"> 20</w:t>
            </w:r>
          </w:p>
        </w:tc>
        <w:tc>
          <w:tcPr>
            <w:tcW w:w="705" w:type="dxa"/>
            <w:vAlign w:val="center"/>
          </w:tcPr>
          <w:p w14:paraId="3B620F83" w14:textId="3EC5A613" w:rsidR="004B0AEA" w:rsidRPr="000667DD" w:rsidRDefault="004B0AEA" w:rsidP="004B0AEA">
            <w:pPr>
              <w:rPr>
                <w:rFonts w:asciiTheme="minorHAnsi" w:hAnsiTheme="minorHAnsi" w:cstheme="minorHAnsi"/>
                <w:b/>
                <w:bCs/>
              </w:rPr>
            </w:pPr>
            <w:r>
              <w:rPr>
                <w:rFonts w:asciiTheme="minorHAnsi" w:hAnsiTheme="minorHAnsi" w:cstheme="minorHAnsi"/>
              </w:rPr>
              <w:t xml:space="preserve"> 20</w:t>
            </w:r>
          </w:p>
        </w:tc>
        <w:tc>
          <w:tcPr>
            <w:tcW w:w="971" w:type="dxa"/>
          </w:tcPr>
          <w:p w14:paraId="3BF9D853" w14:textId="77777777" w:rsidR="004B0AEA" w:rsidRPr="000667DD" w:rsidRDefault="004B0AEA" w:rsidP="004B0AEA">
            <w:pPr>
              <w:rPr>
                <w:rFonts w:asciiTheme="minorHAnsi" w:hAnsiTheme="minorHAnsi" w:cstheme="minorHAnsi"/>
                <w:b/>
                <w:bCs/>
              </w:rPr>
            </w:pPr>
          </w:p>
        </w:tc>
        <w:tc>
          <w:tcPr>
            <w:tcW w:w="682" w:type="dxa"/>
          </w:tcPr>
          <w:p w14:paraId="7AECC9C8" w14:textId="77777777" w:rsidR="004B0AEA" w:rsidRPr="000667DD" w:rsidRDefault="004B0AEA" w:rsidP="004B0AEA">
            <w:pPr>
              <w:rPr>
                <w:rFonts w:asciiTheme="minorHAnsi" w:hAnsiTheme="minorHAnsi" w:cstheme="minorHAnsi"/>
                <w:b/>
                <w:bCs/>
              </w:rPr>
            </w:pPr>
          </w:p>
        </w:tc>
      </w:tr>
      <w:tr w:rsidR="0028661B" w:rsidRPr="00CD4364" w14:paraId="244A7689" w14:textId="77777777" w:rsidTr="0028661B">
        <w:trPr>
          <w:tblHeader/>
        </w:trPr>
        <w:tc>
          <w:tcPr>
            <w:tcW w:w="521" w:type="dxa"/>
            <w:vAlign w:val="center"/>
          </w:tcPr>
          <w:p w14:paraId="380379F8" w14:textId="5FECD462"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2.11</w:t>
            </w:r>
          </w:p>
        </w:tc>
        <w:tc>
          <w:tcPr>
            <w:tcW w:w="4583" w:type="dxa"/>
            <w:vAlign w:val="center"/>
          </w:tcPr>
          <w:p w14:paraId="786AFE40" w14:textId="6893012C" w:rsidR="004B0AEA" w:rsidRPr="000667DD" w:rsidRDefault="003A16A7" w:rsidP="004B0AEA">
            <w:pPr>
              <w:rPr>
                <w:rFonts w:asciiTheme="minorHAnsi" w:hAnsiTheme="minorHAnsi" w:cstheme="minorHAnsi"/>
              </w:rPr>
            </w:pPr>
            <w:r>
              <w:rPr>
                <w:rFonts w:asciiTheme="minorHAnsi" w:hAnsiTheme="minorHAnsi" w:cstheme="minorHAnsi"/>
              </w:rPr>
              <w:t xml:space="preserve">Обучение и онбординг команды Заказчика</w:t>
            </w:r>
          </w:p>
        </w:tc>
        <w:tc>
          <w:tcPr>
            <w:tcW w:w="425" w:type="dxa"/>
            <w:vAlign w:val="center"/>
          </w:tcPr>
          <w:p w14:paraId="3BA8D151" w14:textId="77777777" w:rsidR="004B0AEA" w:rsidRPr="000667DD" w:rsidRDefault="004B0AEA" w:rsidP="004B0AEA">
            <w:pPr>
              <w:rPr>
                <w:rFonts w:asciiTheme="minorHAnsi" w:hAnsiTheme="minorHAnsi" w:cstheme="minorHAnsi"/>
              </w:rPr>
            </w:pPr>
          </w:p>
        </w:tc>
        <w:tc>
          <w:tcPr>
            <w:tcW w:w="791" w:type="dxa"/>
            <w:vAlign w:val="center"/>
          </w:tcPr>
          <w:p w14:paraId="5672D1D6" w14:textId="77777777" w:rsidR="004B0AEA" w:rsidRPr="000667DD" w:rsidRDefault="004B0AEA" w:rsidP="004B0AEA">
            <w:pPr>
              <w:rPr>
                <w:rFonts w:asciiTheme="minorHAnsi" w:hAnsiTheme="minorHAnsi" w:cstheme="minorHAnsi"/>
              </w:rPr>
            </w:pPr>
          </w:p>
        </w:tc>
        <w:tc>
          <w:tcPr>
            <w:tcW w:w="685" w:type="dxa"/>
            <w:vAlign w:val="center"/>
          </w:tcPr>
          <w:p w14:paraId="0DE8EE8A" w14:textId="3F80F427" w:rsidR="004B0AEA" w:rsidRPr="000667DD" w:rsidRDefault="004B0AEA" w:rsidP="004B0AEA">
            <w:pPr>
              <w:rPr>
                <w:rFonts w:asciiTheme="minorHAnsi" w:hAnsiTheme="minorHAnsi" w:cstheme="minorHAnsi"/>
                <w:b/>
                <w:bCs/>
              </w:rPr>
            </w:pPr>
            <w:r>
              <w:rPr>
                <w:rFonts w:asciiTheme="minorHAnsi" w:hAnsiTheme="minorHAnsi" w:cstheme="minorHAnsi"/>
              </w:rPr>
              <w:t xml:space="preserve"> 16</w:t>
            </w:r>
          </w:p>
        </w:tc>
        <w:tc>
          <w:tcPr>
            <w:tcW w:w="844" w:type="dxa"/>
            <w:vAlign w:val="center"/>
          </w:tcPr>
          <w:p w14:paraId="3C13D7E9" w14:textId="5123606C" w:rsidR="004B0AEA" w:rsidRPr="000667DD" w:rsidRDefault="004B0AEA" w:rsidP="004B0AEA">
            <w:pPr>
              <w:rPr>
                <w:rFonts w:asciiTheme="minorHAnsi" w:hAnsiTheme="minorHAnsi" w:cstheme="minorHAnsi"/>
                <w:b/>
                <w:bCs/>
              </w:rPr>
            </w:pPr>
            <w:r>
              <w:rPr>
                <w:rFonts w:asciiTheme="minorHAnsi" w:hAnsiTheme="minorHAnsi" w:cstheme="minorHAnsi"/>
              </w:rPr>
              <w:t xml:space="preserve"> 9</w:t>
            </w:r>
          </w:p>
        </w:tc>
        <w:tc>
          <w:tcPr>
            <w:tcW w:w="705" w:type="dxa"/>
            <w:vAlign w:val="center"/>
          </w:tcPr>
          <w:p w14:paraId="604ECCD3" w14:textId="5536EA6C" w:rsidR="004B0AEA" w:rsidRPr="000667DD" w:rsidRDefault="004B0AEA" w:rsidP="004B0AEA">
            <w:pPr>
              <w:rPr>
                <w:rFonts w:asciiTheme="minorHAnsi" w:hAnsiTheme="minorHAnsi" w:cstheme="minorHAnsi"/>
                <w:b/>
                <w:bCs/>
              </w:rPr>
            </w:pPr>
            <w:r>
              <w:rPr>
                <w:rFonts w:asciiTheme="minorHAnsi" w:hAnsiTheme="minorHAnsi" w:cstheme="minorHAnsi"/>
              </w:rPr>
              <w:t xml:space="preserve"> 10</w:t>
            </w:r>
          </w:p>
        </w:tc>
        <w:tc>
          <w:tcPr>
            <w:tcW w:w="971" w:type="dxa"/>
          </w:tcPr>
          <w:p w14:paraId="4A14A9EC" w14:textId="77777777" w:rsidR="004B0AEA" w:rsidRPr="000667DD" w:rsidRDefault="004B0AEA" w:rsidP="004B0AEA">
            <w:pPr>
              <w:rPr>
                <w:rFonts w:asciiTheme="minorHAnsi" w:hAnsiTheme="minorHAnsi" w:cstheme="minorHAnsi"/>
                <w:b/>
                <w:bCs/>
              </w:rPr>
            </w:pPr>
          </w:p>
        </w:tc>
        <w:tc>
          <w:tcPr>
            <w:tcW w:w="682" w:type="dxa"/>
          </w:tcPr>
          <w:p w14:paraId="15C79276" w14:textId="77777777" w:rsidR="004B0AEA" w:rsidRPr="000667DD" w:rsidRDefault="004B0AEA" w:rsidP="004B0AEA">
            <w:pPr>
              <w:rPr>
                <w:rFonts w:asciiTheme="minorHAnsi" w:hAnsiTheme="minorHAnsi" w:cstheme="minorHAnsi"/>
                <w:b/>
                <w:bCs/>
              </w:rPr>
            </w:pPr>
          </w:p>
        </w:tc>
      </w:tr>
      <w:tr w:rsidR="0028661B" w:rsidRPr="00CD4364" w14:paraId="26A9DB62" w14:textId="77777777" w:rsidTr="0028661B">
        <w:trPr>
          <w:tblHeader/>
        </w:trPr>
        <w:tc>
          <w:tcPr>
            <w:tcW w:w="521" w:type="dxa"/>
            <w:vAlign w:val="center"/>
          </w:tcPr>
          <w:p w14:paraId="4D4FD067" w14:textId="1B9CA160"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2.12</w:t>
            </w:r>
          </w:p>
        </w:tc>
        <w:tc>
          <w:tcPr>
            <w:tcW w:w="4583" w:type="dxa"/>
            <w:vAlign w:val="center"/>
          </w:tcPr>
          <w:p w14:paraId="09FAE8FF" w14:textId="15B63121" w:rsidR="004B0AEA" w:rsidRPr="000667DD" w:rsidRDefault="004B0AEA" w:rsidP="004B0AEA">
            <w:pPr>
              <w:rPr>
                <w:rFonts w:asciiTheme="minorHAnsi" w:hAnsiTheme="minorHAnsi" w:cstheme="minorHAnsi"/>
              </w:rPr>
            </w:pPr>
            <w:r>
              <w:rPr>
                <w:rFonts w:asciiTheme="minorHAnsi" w:hAnsiTheme="minorHAnsi" w:cstheme="minorHAnsi"/>
              </w:rPr>
              <w:t xml:space="preserve">Управление этапом: статусы, демо, приёмка</w:t>
            </w:r>
          </w:p>
        </w:tc>
        <w:tc>
          <w:tcPr>
            <w:tcW w:w="425" w:type="dxa"/>
            <w:vAlign w:val="center"/>
          </w:tcPr>
          <w:p w14:paraId="79C92F7D" w14:textId="77777777" w:rsidR="004B0AEA" w:rsidRPr="000667DD" w:rsidRDefault="004B0AEA" w:rsidP="004B0AEA">
            <w:pPr>
              <w:rPr>
                <w:rFonts w:asciiTheme="minorHAnsi" w:hAnsiTheme="minorHAnsi" w:cstheme="minorHAnsi"/>
              </w:rPr>
            </w:pPr>
          </w:p>
        </w:tc>
        <w:tc>
          <w:tcPr>
            <w:tcW w:w="791" w:type="dxa"/>
            <w:vAlign w:val="center"/>
          </w:tcPr>
          <w:p w14:paraId="362FB8BC" w14:textId="77777777" w:rsidR="004B0AEA" w:rsidRPr="000667DD" w:rsidRDefault="004B0AEA" w:rsidP="004B0AEA">
            <w:pPr>
              <w:rPr>
                <w:rFonts w:asciiTheme="minorHAnsi" w:hAnsiTheme="minorHAnsi" w:cstheme="minorHAnsi"/>
              </w:rPr>
            </w:pPr>
          </w:p>
        </w:tc>
        <w:tc>
          <w:tcPr>
            <w:tcW w:w="685" w:type="dxa"/>
            <w:vAlign w:val="center"/>
          </w:tcPr>
          <w:p w14:paraId="5FCED48B" w14:textId="36CC0D3F" w:rsidR="004B0AEA" w:rsidRPr="000667DD" w:rsidRDefault="004B0AEA" w:rsidP="004B0AEA">
            <w:pPr>
              <w:rPr>
                <w:rFonts w:asciiTheme="minorHAnsi" w:hAnsiTheme="minorHAnsi" w:cstheme="minorHAnsi"/>
                <w:b/>
                <w:bCs/>
              </w:rPr>
            </w:pPr>
            <w:r>
              <w:rPr>
                <w:rFonts w:asciiTheme="minorHAnsi" w:hAnsiTheme="minorHAnsi" w:cstheme="minorHAnsi"/>
              </w:rPr>
              <w:t xml:space="preserve"> 24</w:t>
            </w:r>
          </w:p>
        </w:tc>
        <w:tc>
          <w:tcPr>
            <w:tcW w:w="844" w:type="dxa"/>
            <w:vAlign w:val="center"/>
          </w:tcPr>
          <w:p w14:paraId="1CBCC6F1" w14:textId="4D2505D3" w:rsidR="004B0AEA" w:rsidRPr="000667DD" w:rsidRDefault="004B0AEA" w:rsidP="004B0AEA">
            <w:pPr>
              <w:rPr>
                <w:rFonts w:asciiTheme="minorHAnsi" w:hAnsiTheme="minorHAnsi" w:cstheme="minorHAnsi"/>
                <w:b/>
                <w:bCs/>
              </w:rPr>
            </w:pPr>
            <w:r>
              <w:rPr>
                <w:rFonts w:asciiTheme="minorHAnsi" w:hAnsiTheme="minorHAnsi" w:cstheme="minorHAnsi"/>
              </w:rPr>
              <w:t xml:space="preserve"> 28</w:t>
            </w:r>
          </w:p>
        </w:tc>
        <w:tc>
          <w:tcPr>
            <w:tcW w:w="705" w:type="dxa"/>
            <w:vAlign w:val="center"/>
          </w:tcPr>
          <w:p w14:paraId="1128DB5A" w14:textId="205D44A0" w:rsidR="004B0AEA" w:rsidRPr="000667DD" w:rsidRDefault="004B0AEA" w:rsidP="004B0AEA">
            <w:pPr>
              <w:rPr>
                <w:rFonts w:asciiTheme="minorHAnsi" w:hAnsiTheme="minorHAnsi" w:cstheme="minorHAnsi"/>
                <w:b/>
                <w:bCs/>
              </w:rPr>
            </w:pPr>
            <w:r>
              <w:rPr>
                <w:rFonts w:asciiTheme="minorHAnsi" w:hAnsiTheme="minorHAnsi" w:cstheme="minorHAnsi"/>
              </w:rPr>
              <w:t xml:space="preserve"> 28</w:t>
            </w:r>
          </w:p>
        </w:tc>
        <w:tc>
          <w:tcPr>
            <w:tcW w:w="971" w:type="dxa"/>
          </w:tcPr>
          <w:p w14:paraId="6773D054" w14:textId="77777777" w:rsidR="004B0AEA" w:rsidRPr="000667DD" w:rsidRDefault="004B0AEA" w:rsidP="004B0AEA">
            <w:pPr>
              <w:rPr>
                <w:rFonts w:asciiTheme="minorHAnsi" w:hAnsiTheme="minorHAnsi" w:cstheme="minorHAnsi"/>
                <w:b/>
                <w:bCs/>
              </w:rPr>
            </w:pPr>
          </w:p>
        </w:tc>
        <w:tc>
          <w:tcPr>
            <w:tcW w:w="682" w:type="dxa"/>
          </w:tcPr>
          <w:p w14:paraId="610C0F0A" w14:textId="77777777" w:rsidR="004B0AEA" w:rsidRPr="000667DD" w:rsidRDefault="004B0AEA" w:rsidP="004B0AEA">
            <w:pPr>
              <w:rPr>
                <w:rFonts w:asciiTheme="minorHAnsi" w:hAnsiTheme="minorHAnsi" w:cstheme="minorHAnsi"/>
                <w:b/>
                <w:bCs/>
              </w:rPr>
            </w:pPr>
          </w:p>
        </w:tc>
      </w:tr>
      <w:tr w:rsidR="0028661B" w:rsidRPr="00CD4364" w14:paraId="4BA23319" w14:textId="77777777" w:rsidTr="0028661B">
        <w:trPr>
          <w:tblHeader/>
        </w:trPr>
        <w:tc>
          <w:tcPr>
            <w:tcW w:w="521" w:type="dxa"/>
            <w:vAlign w:val="center"/>
          </w:tcPr>
          <w:p w14:paraId="58151CFD" w14:textId="62E79752" w:rsidR="004B0AEA" w:rsidRPr="000667DD" w:rsidRDefault="004B0AEA" w:rsidP="004B0AEA">
            <w:pPr>
              <w:ind w:hanging="104"/>
              <w:rPr>
                <w:rFonts w:asciiTheme="minorHAnsi" w:hAnsiTheme="minorHAnsi" w:cstheme="minorHAnsi"/>
                <w:b/>
                <w:bCs/>
              </w:rPr>
            </w:pPr>
            <w:r>
              <w:rPr>
                <w:rFonts w:asciiTheme="minorHAnsi" w:hAnsiTheme="minorHAnsi" w:cstheme="minorHAnsi"/>
                <w:b/>
                <w:bCs/>
              </w:rPr>
              <w:t>2.13</w:t>
            </w:r>
          </w:p>
        </w:tc>
        <w:tc>
          <w:tcPr>
            <w:tcW w:w="4583" w:type="dxa"/>
            <w:vAlign w:val="center"/>
          </w:tcPr>
          <w:p w14:paraId="3D05F718" w14:textId="0987808E" w:rsidR="004B0AEA" w:rsidRPr="000667DD" w:rsidRDefault="004B0AEA" w:rsidP="004B0AEA">
            <w:pPr>
              <w:rPr>
                <w:rFonts w:asciiTheme="minorHAnsi" w:hAnsiTheme="minorHAnsi" w:cstheme="minorHAnsi"/>
              </w:rPr>
            </w:pPr>
            <w:r>
              <w:rPr>
                <w:rFonts w:asciiTheme="minorHAnsi" w:hAnsiTheme="minorHAnsi" w:cstheme="minorHAnsi"/>
              </w:rPr>
              <w:t xml:space="preserve">Обучение и вывод агентов в продакшн (копирайтер, редактор-гуманизатор, дизайнер баннеров, оптимизатор)</w:t>
            </w:r>
          </w:p>
        </w:tc>
        <w:tc>
          <w:tcPr>
            <w:tcW w:w="425" w:type="dxa"/>
            <w:vAlign w:val="center"/>
          </w:tcPr>
          <w:p w14:paraId="28E51DC0" w14:textId="77777777" w:rsidR="004B0AEA" w:rsidRPr="000667DD" w:rsidRDefault="004B0AEA" w:rsidP="004B0AEA">
            <w:pPr>
              <w:rPr>
                <w:rFonts w:asciiTheme="minorHAnsi" w:hAnsiTheme="minorHAnsi" w:cstheme="minorHAnsi"/>
              </w:rPr>
            </w:pPr>
          </w:p>
        </w:tc>
        <w:tc>
          <w:tcPr>
            <w:tcW w:w="791" w:type="dxa"/>
            <w:vAlign w:val="center"/>
          </w:tcPr>
          <w:p w14:paraId="78B313E8" w14:textId="77777777" w:rsidR="004B0AEA" w:rsidRPr="000667DD" w:rsidRDefault="004B0AEA" w:rsidP="004B0AEA">
            <w:pPr>
              <w:rPr>
                <w:rFonts w:asciiTheme="minorHAnsi" w:hAnsiTheme="minorHAnsi" w:cstheme="minorHAnsi"/>
              </w:rPr>
            </w:pPr>
          </w:p>
        </w:tc>
        <w:tc>
          <w:tcPr>
            <w:tcW w:w="685" w:type="dxa"/>
            <w:vAlign w:val="center"/>
          </w:tcPr>
          <w:p w14:paraId="090F9E3A" w14:textId="351E60DA" w:rsidR="004B0AEA" w:rsidRPr="000667DD" w:rsidRDefault="004B0AEA" w:rsidP="004B0AEA">
            <w:pPr>
              <w:rPr>
                <w:rFonts w:asciiTheme="minorHAnsi" w:hAnsiTheme="minorHAnsi" w:cstheme="minorHAnsi"/>
                <w:b/>
                <w:bCs/>
              </w:rPr>
            </w:pPr>
            <w:r>
              <w:rPr>
                <w:rFonts w:asciiTheme="minorHAnsi" w:hAnsiTheme="minorHAnsi" w:cstheme="minorHAnsi"/>
              </w:rPr>
              <w:t xml:space="preserve"> 22</w:t>
            </w:r>
          </w:p>
        </w:tc>
        <w:tc>
          <w:tcPr>
            <w:tcW w:w="844" w:type="dxa"/>
            <w:vAlign w:val="center"/>
          </w:tcPr>
          <w:p w14:paraId="3735BCC3" w14:textId="697663E9" w:rsidR="004B0AEA" w:rsidRPr="000667DD" w:rsidRDefault="004B0AEA" w:rsidP="004B0AEA">
            <w:pPr>
              <w:rPr>
                <w:rFonts w:asciiTheme="minorHAnsi" w:hAnsiTheme="minorHAnsi" w:cstheme="minorHAnsi"/>
                <w:b/>
                <w:bCs/>
              </w:rPr>
            </w:pPr>
            <w:r>
              <w:rPr>
                <w:rFonts w:asciiTheme="minorHAnsi" w:hAnsiTheme="minorHAnsi" w:cstheme="minorHAnsi"/>
              </w:rPr>
              <w:t xml:space="preserve"> 20</w:t>
            </w:r>
          </w:p>
        </w:tc>
        <w:tc>
          <w:tcPr>
            <w:tcW w:w="705" w:type="dxa"/>
            <w:vAlign w:val="center"/>
          </w:tcPr>
          <w:p w14:paraId="23974654" w14:textId="7DE3BDE1" w:rsidR="004B0AEA" w:rsidRPr="000667DD" w:rsidRDefault="004B0AEA" w:rsidP="004B0AEA">
            <w:pPr>
              <w:rPr>
                <w:rFonts w:asciiTheme="minorHAnsi" w:hAnsiTheme="minorHAnsi" w:cstheme="minorHAnsi"/>
                <w:b/>
                <w:bCs/>
              </w:rPr>
            </w:pPr>
            <w:r>
              <w:rPr>
                <w:rFonts w:asciiTheme="minorHAnsi" w:hAnsiTheme="minorHAnsi" w:cstheme="minorHAnsi"/>
              </w:rPr>
              <w:t xml:space="preserve"> 14</w:t>
            </w:r>
          </w:p>
        </w:tc>
        <w:tc>
          <w:tcPr>
            <w:tcW w:w="971" w:type="dxa"/>
          </w:tcPr>
          <w:p w14:paraId="7D71D4E9" w14:textId="77777777" w:rsidR="004B0AEA" w:rsidRPr="000667DD" w:rsidRDefault="004B0AEA" w:rsidP="004B0AEA">
            <w:pPr>
              <w:rPr>
                <w:rFonts w:asciiTheme="minorHAnsi" w:hAnsiTheme="minorHAnsi" w:cstheme="minorHAnsi"/>
                <w:b/>
                <w:bCs/>
              </w:rPr>
            </w:pPr>
          </w:p>
        </w:tc>
        <w:tc>
          <w:tcPr>
            <w:tcW w:w="682" w:type="dxa"/>
          </w:tcPr>
          <w:p w14:paraId="1301EB07" w14:textId="77777777" w:rsidR="004B0AEA" w:rsidRPr="000667DD" w:rsidRDefault="004B0AEA" w:rsidP="004B0AEA">
            <w:pPr>
              <w:rPr>
                <w:rFonts w:asciiTheme="minorHAnsi" w:hAnsiTheme="minorHAnsi" w:cstheme="minorHAnsi"/>
                <w:b/>
                <w:bCs/>
              </w:rPr>
            </w:pPr>
          </w:p>
        </w:tc>
      </w:tr>
      <w:tr w:rsidR="0028661B" w:rsidRPr="00CD4364" w14:paraId="630B45A7" w14:textId="77777777" w:rsidTr="0028661B">
        <w:trPr>
          <w:tblHeader/>
        </w:trPr>
        <w:tc>
          <w:tcPr>
            <w:tcW w:w="521" w:type="dxa"/>
            <w:vAlign w:val="center"/>
          </w:tcPr>
          <w:p w14:paraId="6ED4EC44" w14:textId="73023682" w:rsidR="004B0AEA" w:rsidRPr="000667DD" w:rsidRDefault="004B0AEA" w:rsidP="004B0AEA">
            <w:pPr>
              <w:ind w:hanging="104"/>
              <w:rPr>
                <w:rFonts w:asciiTheme="minorHAnsi" w:hAnsiTheme="minorHAnsi" w:cstheme="minorHAnsi"/>
                <w:b/>
                <w:bCs/>
                <w:lang w:val="en-US"/>
              </w:rPr>
            </w:pPr>
            <w:r>
              <w:rPr>
                <w:rFonts w:asciiTheme="minorHAnsi" w:hAnsiTheme="minorHAnsi" w:cstheme="minorHAnsi"/>
                <w:b/>
                <w:bCs/>
                <w:lang w:val="en-US"/>
              </w:rPr>
              <w:t>2.14</w:t>
            </w:r>
          </w:p>
        </w:tc>
        <w:tc>
          <w:tcPr>
            <w:tcW w:w="4583" w:type="dxa"/>
            <w:vAlign w:val="center"/>
          </w:tcPr>
          <w:p w14:paraId="7978DBD2" w14:textId="5EB0BFBD" w:rsidR="004B0AEA" w:rsidRPr="000667DD" w:rsidRDefault="004B0AEA" w:rsidP="004B0AEA">
            <w:pPr>
              <w:rPr>
                <w:rFonts w:asciiTheme="minorHAnsi" w:hAnsiTheme="minorHAnsi" w:cstheme="minorHAnsi"/>
              </w:rPr>
            </w:pPr>
            <w:r>
              <w:rPr>
                <w:rFonts w:asciiTheme="minorHAnsi" w:hAnsiTheme="minorHAnsi" w:cstheme="minorHAnsi"/>
              </w:rPr>
              <w:t xml:space="preserve">Безопасность: дешифровка и подготовка данных для аналитики (постэффекты, контрольные группы, дашборды)</w:t>
            </w:r>
          </w:p>
        </w:tc>
        <w:tc>
          <w:tcPr>
            <w:tcW w:w="425" w:type="dxa"/>
            <w:vAlign w:val="center"/>
          </w:tcPr>
          <w:p w14:paraId="2C95EF84" w14:textId="77777777" w:rsidR="004B0AEA" w:rsidRPr="000667DD" w:rsidRDefault="004B0AEA" w:rsidP="004B0AEA">
            <w:pPr>
              <w:rPr>
                <w:rFonts w:asciiTheme="minorHAnsi" w:hAnsiTheme="minorHAnsi" w:cstheme="minorHAnsi"/>
              </w:rPr>
            </w:pPr>
          </w:p>
        </w:tc>
        <w:tc>
          <w:tcPr>
            <w:tcW w:w="791" w:type="dxa"/>
            <w:vAlign w:val="center"/>
          </w:tcPr>
          <w:p w14:paraId="0F1267E8" w14:textId="77777777" w:rsidR="004B0AEA" w:rsidRPr="000667DD" w:rsidRDefault="004B0AEA" w:rsidP="004B0AEA">
            <w:pPr>
              <w:rPr>
                <w:rFonts w:asciiTheme="minorHAnsi" w:hAnsiTheme="minorHAnsi" w:cstheme="minorHAnsi"/>
              </w:rPr>
            </w:pPr>
          </w:p>
        </w:tc>
        <w:tc>
          <w:tcPr>
            <w:tcW w:w="685" w:type="dxa"/>
            <w:vAlign w:val="center"/>
          </w:tcPr>
          <w:p w14:paraId="5028F7A9" w14:textId="24F85195" w:rsidR="004B0AEA" w:rsidRPr="000667DD" w:rsidRDefault="004B0AEA" w:rsidP="004B0AEA">
            <w:pPr>
              <w:rPr>
                <w:rFonts w:asciiTheme="minorHAnsi" w:hAnsiTheme="minorHAnsi" w:cstheme="minorHAnsi"/>
                <w:b/>
                <w:bCs/>
              </w:rPr>
            </w:pPr>
            <w:r>
              <w:rPr>
                <w:rFonts w:asciiTheme="minorHAnsi" w:hAnsiTheme="minorHAnsi" w:cstheme="minorHAnsi"/>
              </w:rPr>
              <w:t xml:space="preserve"> 8</w:t>
            </w:r>
          </w:p>
        </w:tc>
        <w:tc>
          <w:tcPr>
            <w:tcW w:w="844" w:type="dxa"/>
            <w:vAlign w:val="center"/>
          </w:tcPr>
          <w:p w14:paraId="4EB1FA11" w14:textId="655E89E2" w:rsidR="004B0AEA" w:rsidRPr="000667DD" w:rsidRDefault="004B0AEA" w:rsidP="004B0AEA">
            <w:pPr>
              <w:rPr>
                <w:rFonts w:asciiTheme="minorHAnsi" w:hAnsiTheme="minorHAnsi" w:cstheme="minorHAnsi"/>
                <w:b/>
                <w:bCs/>
              </w:rPr>
            </w:pPr>
            <w:r>
              <w:rPr>
                <w:rFonts w:asciiTheme="minorHAnsi" w:hAnsiTheme="minorHAnsi" w:cstheme="minorHAnsi"/>
              </w:rPr>
              <w:t xml:space="preserve"> 10</w:t>
            </w:r>
          </w:p>
        </w:tc>
        <w:tc>
          <w:tcPr>
            <w:tcW w:w="705" w:type="dxa"/>
            <w:vAlign w:val="center"/>
          </w:tcPr>
          <w:p w14:paraId="1CD338B1" w14:textId="76DC8B40" w:rsidR="004B0AEA" w:rsidRPr="000667DD" w:rsidRDefault="004B0AEA" w:rsidP="004B0AEA">
            <w:pPr>
              <w:rPr>
                <w:rFonts w:asciiTheme="minorHAnsi" w:hAnsiTheme="minorHAnsi" w:cstheme="minorHAnsi"/>
                <w:b/>
                <w:bCs/>
              </w:rPr>
            </w:pPr>
            <w:r>
              <w:rPr>
                <w:rFonts w:asciiTheme="minorHAnsi" w:hAnsiTheme="minorHAnsi" w:cstheme="minorHAnsi"/>
              </w:rPr>
              <w:t xml:space="preserve"> 12</w:t>
            </w:r>
          </w:p>
        </w:tc>
        <w:tc>
          <w:tcPr>
            <w:tcW w:w="971" w:type="dxa"/>
          </w:tcPr>
          <w:p w14:paraId="6E32A1F5" w14:textId="77777777" w:rsidR="004B0AEA" w:rsidRPr="000667DD" w:rsidRDefault="004B0AEA" w:rsidP="004B0AEA">
            <w:pPr>
              <w:rPr>
                <w:rFonts w:asciiTheme="minorHAnsi" w:hAnsiTheme="minorHAnsi" w:cstheme="minorHAnsi"/>
                <w:b/>
                <w:bCs/>
              </w:rPr>
            </w:pPr>
          </w:p>
        </w:tc>
        <w:tc>
          <w:tcPr>
            <w:tcW w:w="682" w:type="dxa"/>
          </w:tcPr>
          <w:p w14:paraId="277C3508" w14:textId="77777777" w:rsidR="004B0AEA" w:rsidRPr="000667DD" w:rsidRDefault="004B0AEA" w:rsidP="004B0AEA">
            <w:pPr>
              <w:rPr>
                <w:rFonts w:asciiTheme="minorHAnsi" w:hAnsiTheme="minorHAnsi" w:cstheme="minorHAnsi"/>
                <w:b/>
                <w:bCs/>
              </w:rPr>
            </w:pPr>
          </w:p>
        </w:tc>
      </w:tr>
      <w:tr w:rsidR="0028661B" w:rsidRPr="00CD4364" w14:paraId="0DC91810" w14:textId="77777777" w:rsidTr="0028661B">
        <w:trPr>
          <w:tblHeader/>
        </w:trPr>
        <w:tc>
          <w:tcPr>
            <w:tcW w:w="521" w:type="dxa"/>
            <w:vAlign w:val="center"/>
          </w:tcPr>
          <w:p w14:paraId="2DEFA66F" w14:textId="546A299D" w:rsidR="004B0AEA" w:rsidRPr="000667DD" w:rsidRDefault="004B0AEA" w:rsidP="004B0AEA">
            <w:pPr>
              <w:ind w:hanging="104"/>
              <w:rPr>
                <w:rFonts w:asciiTheme="minorHAnsi" w:hAnsiTheme="minorHAnsi" w:cstheme="minorHAnsi"/>
                <w:b/>
                <w:bCs/>
                <w:lang w:val="en-US"/>
              </w:rPr>
            </w:pPr>
            <w:r>
              <w:rPr>
                <w:rFonts w:asciiTheme="minorHAnsi" w:hAnsiTheme="minorHAnsi" w:cstheme="minorHAnsi"/>
                <w:b/>
                <w:bCs/>
                <w:lang w:val="en-US"/>
              </w:rPr>
              <w:t>2.15</w:t>
            </w:r>
          </w:p>
        </w:tc>
        <w:tc>
          <w:tcPr>
            <w:tcW w:w="4583" w:type="dxa"/>
            <w:vAlign w:val="center"/>
          </w:tcPr>
          <w:p w14:paraId="5DD0C777" w14:textId="062E0AC2" w:rsidR="004B0AEA" w:rsidRPr="000667DD" w:rsidRDefault="004B0AEA" w:rsidP="004B0AEA">
            <w:pPr>
              <w:rPr>
                <w:rFonts w:asciiTheme="minorHAnsi" w:hAnsiTheme="minorHAnsi" w:cstheme="minorHAnsi"/>
              </w:rPr>
            </w:pPr>
            <w:r>
              <w:rPr>
                <w:rFonts w:asciiTheme="minorHAnsi" w:hAnsiTheme="minorHAnsi" w:cstheme="minorHAnsi"/>
              </w:rPr>
              <w:t>Настройка агента-информатора для контакт-центра</w:t>
            </w:r>
          </w:p>
        </w:tc>
        <w:tc>
          <w:tcPr>
            <w:tcW w:w="425" w:type="dxa"/>
            <w:vAlign w:val="center"/>
          </w:tcPr>
          <w:p w14:paraId="2D810396" w14:textId="77777777" w:rsidR="004B0AEA" w:rsidRPr="000667DD" w:rsidRDefault="004B0AEA" w:rsidP="004B0AEA">
            <w:pPr>
              <w:rPr>
                <w:rFonts w:asciiTheme="minorHAnsi" w:hAnsiTheme="minorHAnsi" w:cstheme="minorHAnsi"/>
              </w:rPr>
            </w:pPr>
          </w:p>
        </w:tc>
        <w:tc>
          <w:tcPr>
            <w:tcW w:w="791" w:type="dxa"/>
            <w:vAlign w:val="center"/>
          </w:tcPr>
          <w:p w14:paraId="497365C9" w14:textId="77777777" w:rsidR="004B0AEA" w:rsidRPr="000667DD" w:rsidRDefault="004B0AEA" w:rsidP="004B0AEA">
            <w:pPr>
              <w:rPr>
                <w:rFonts w:asciiTheme="minorHAnsi" w:hAnsiTheme="minorHAnsi" w:cstheme="minorHAnsi"/>
              </w:rPr>
            </w:pPr>
          </w:p>
        </w:tc>
        <w:tc>
          <w:tcPr>
            <w:tcW w:w="685" w:type="dxa"/>
            <w:vAlign w:val="center"/>
          </w:tcPr>
          <w:p w14:paraId="6B14B71E" w14:textId="05D70286" w:rsidR="004B0AEA" w:rsidRPr="000667DD" w:rsidRDefault="004B0AEA" w:rsidP="004B0AEA">
            <w:pPr>
              <w:rPr>
                <w:rFonts w:asciiTheme="minorHAnsi" w:hAnsiTheme="minorHAnsi" w:cstheme="minorHAnsi"/>
                <w:b/>
                <w:bCs/>
              </w:rPr>
            </w:pPr>
            <w:r>
              <w:rPr>
                <w:rFonts w:asciiTheme="minorHAnsi" w:hAnsiTheme="minorHAnsi" w:cstheme="minorHAnsi"/>
              </w:rPr>
              <w:t xml:space="preserve"> 16</w:t>
            </w:r>
          </w:p>
        </w:tc>
        <w:tc>
          <w:tcPr>
            <w:tcW w:w="844" w:type="dxa"/>
            <w:vAlign w:val="center"/>
          </w:tcPr>
          <w:p w14:paraId="14C1F7B5" w14:textId="2488944A" w:rsidR="004B0AEA" w:rsidRPr="000667DD" w:rsidRDefault="004B0AEA" w:rsidP="004B0AEA">
            <w:pPr>
              <w:rPr>
                <w:rFonts w:asciiTheme="minorHAnsi" w:hAnsiTheme="minorHAnsi" w:cstheme="minorHAnsi"/>
                <w:b/>
                <w:bCs/>
              </w:rPr>
            </w:pPr>
            <w:r>
              <w:rPr>
                <w:rFonts w:asciiTheme="minorHAnsi" w:hAnsiTheme="minorHAnsi" w:cstheme="minorHAnsi"/>
              </w:rPr>
              <w:t xml:space="preserve"> 4</w:t>
            </w:r>
          </w:p>
        </w:tc>
        <w:tc>
          <w:tcPr>
            <w:tcW w:w="705" w:type="dxa"/>
            <w:vAlign w:val="center"/>
          </w:tcPr>
          <w:p w14:paraId="70488D54" w14:textId="26ADAAE8" w:rsidR="004B0AEA" w:rsidRPr="000667DD" w:rsidRDefault="004B0AEA" w:rsidP="004B0AEA">
            <w:pPr>
              <w:rPr>
                <w:rFonts w:asciiTheme="minorHAnsi" w:hAnsiTheme="minorHAnsi" w:cstheme="minorHAnsi"/>
                <w:b/>
                <w:bCs/>
              </w:rPr>
            </w:pPr>
            <w:r>
              <w:rPr>
                <w:rFonts w:asciiTheme="minorHAnsi" w:hAnsiTheme="minorHAnsi" w:cstheme="minorHAnsi"/>
              </w:rPr>
              <w:t xml:space="preserve"> 4</w:t>
            </w:r>
          </w:p>
        </w:tc>
        <w:tc>
          <w:tcPr>
            <w:tcW w:w="971" w:type="dxa"/>
          </w:tcPr>
          <w:p w14:paraId="2A62C0A9" w14:textId="77777777" w:rsidR="004B0AEA" w:rsidRPr="000667DD" w:rsidRDefault="004B0AEA" w:rsidP="004B0AEA">
            <w:pPr>
              <w:rPr>
                <w:rFonts w:asciiTheme="minorHAnsi" w:hAnsiTheme="minorHAnsi" w:cstheme="minorHAnsi"/>
                <w:b/>
                <w:bCs/>
              </w:rPr>
            </w:pPr>
          </w:p>
        </w:tc>
        <w:tc>
          <w:tcPr>
            <w:tcW w:w="682" w:type="dxa"/>
          </w:tcPr>
          <w:p w14:paraId="2985D1A9" w14:textId="77777777" w:rsidR="004B0AEA" w:rsidRPr="000667DD" w:rsidRDefault="004B0AEA" w:rsidP="004B0AEA">
            <w:pPr>
              <w:rPr>
                <w:rFonts w:asciiTheme="minorHAnsi" w:hAnsiTheme="minorHAnsi" w:cstheme="minorHAnsi"/>
                <w:b/>
                <w:bCs/>
              </w:rPr>
            </w:pPr>
          </w:p>
        </w:tc>
      </w:tr>
      <w:tr w:rsidR="004B0AEA" w:rsidRPr="00CD4364" w14:paraId="2A06A4C9" w14:textId="77777777" w:rsidTr="0028661B">
        <w:trPr>
          <w:tblHeader/>
        </w:trPr>
        <w:tc>
          <w:tcPr>
            <w:tcW w:w="10207" w:type="dxa"/>
            <w:gridSpan w:val="9"/>
            <w:vAlign w:val="center"/>
          </w:tcPr>
          <w:p w14:paraId="0929F773" w14:textId="102F3D98" w:rsidR="004B0AEA" w:rsidRPr="000667DD" w:rsidRDefault="004B0AEA" w:rsidP="004B0AEA">
            <w:pPr>
              <w:jc w:val="center"/>
              <w:rPr>
                <w:rFonts w:asciiTheme="minorHAnsi" w:hAnsiTheme="minorHAnsi" w:cstheme="minorHAnsi"/>
                <w:b/>
                <w:bCs/>
              </w:rPr>
            </w:pPr>
            <w:r>
              <w:rPr>
                <w:rFonts w:asciiTheme="minorHAnsi" w:hAnsiTheme="minorHAnsi" w:cstheme="minorHAnsi"/>
                <w:b/>
                <w:bCs/>
              </w:rPr>
              <w:t>ЭТАП 3 — Масштаб + простая оптимизация</w:t>
            </w:r>
          </w:p>
        </w:tc>
      </w:tr>
      <w:tr w:rsidR="0028661B" w:rsidRPr="00CD4364" w14:paraId="15D26A91" w14:textId="77777777" w:rsidTr="0028661B">
        <w:trPr>
          <w:tblHeader/>
        </w:trPr>
        <w:tc>
          <w:tcPr>
            <w:tcW w:w="521" w:type="dxa"/>
            <w:vAlign w:val="center"/>
          </w:tcPr>
          <w:p w14:paraId="4CF430CA" w14:textId="6F66DCAB" w:rsidR="000667DD" w:rsidRPr="000667DD" w:rsidRDefault="000667DD" w:rsidP="000667DD">
            <w:pPr>
              <w:ind w:hanging="104"/>
              <w:rPr>
                <w:rFonts w:asciiTheme="minorHAnsi" w:hAnsiTheme="minorHAnsi" w:cstheme="minorHAnsi"/>
                <w:b/>
                <w:bCs/>
                <w:lang w:val="en-US"/>
              </w:rPr>
            </w:pPr>
            <w:r>
              <w:rPr>
                <w:rFonts w:asciiTheme="minorHAnsi" w:hAnsiTheme="minorHAnsi" w:cstheme="minorHAnsi"/>
                <w:b/>
                <w:bCs/>
              </w:rPr>
              <w:t>3.1</w:t>
            </w:r>
          </w:p>
        </w:tc>
        <w:tc>
          <w:tcPr>
            <w:tcW w:w="4583" w:type="dxa"/>
            <w:vAlign w:val="center"/>
          </w:tcPr>
          <w:p w14:paraId="4F00955E" w14:textId="416258B5" w:rsidR="000667DD" w:rsidRPr="000667DD" w:rsidRDefault="000667DD" w:rsidP="000667DD">
            <w:pPr>
              <w:rPr>
                <w:rFonts w:asciiTheme="minorHAnsi" w:hAnsiTheme="minorHAnsi" w:cstheme="minorHAnsi"/>
              </w:rPr>
            </w:pPr>
            <w:r>
              <w:rPr>
                <w:rFonts w:asciiTheme="minorHAnsi" w:hAnsiTheme="minorHAnsi" w:cstheme="minorHAnsi"/>
              </w:rPr>
              <w:t>Доработка и стабилизация интерфейса заведения акций</w:t>
            </w:r>
          </w:p>
        </w:tc>
        <w:tc>
          <w:tcPr>
            <w:tcW w:w="425" w:type="dxa"/>
            <w:vAlign w:val="center"/>
          </w:tcPr>
          <w:p w14:paraId="646F04C6" w14:textId="77777777" w:rsidR="000667DD" w:rsidRPr="000667DD" w:rsidRDefault="000667DD" w:rsidP="000667DD">
            <w:pPr>
              <w:rPr>
                <w:rFonts w:asciiTheme="minorHAnsi" w:hAnsiTheme="minorHAnsi" w:cstheme="minorHAnsi"/>
              </w:rPr>
            </w:pPr>
          </w:p>
        </w:tc>
        <w:tc>
          <w:tcPr>
            <w:tcW w:w="791" w:type="dxa"/>
            <w:vAlign w:val="center"/>
          </w:tcPr>
          <w:p w14:paraId="121700AA" w14:textId="77777777" w:rsidR="000667DD" w:rsidRPr="000667DD" w:rsidRDefault="000667DD" w:rsidP="000667DD">
            <w:pPr>
              <w:rPr>
                <w:rFonts w:asciiTheme="minorHAnsi" w:hAnsiTheme="minorHAnsi" w:cstheme="minorHAnsi"/>
              </w:rPr>
            </w:pPr>
          </w:p>
        </w:tc>
        <w:tc>
          <w:tcPr>
            <w:tcW w:w="685" w:type="dxa"/>
            <w:vAlign w:val="center"/>
          </w:tcPr>
          <w:p w14:paraId="17814058" w14:textId="77777777" w:rsidR="000667DD" w:rsidRPr="000667DD" w:rsidRDefault="000667DD" w:rsidP="000667DD">
            <w:pPr>
              <w:rPr>
                <w:rFonts w:asciiTheme="minorHAnsi" w:hAnsiTheme="minorHAnsi" w:cstheme="minorHAnsi"/>
              </w:rPr>
            </w:pPr>
          </w:p>
        </w:tc>
        <w:tc>
          <w:tcPr>
            <w:tcW w:w="844" w:type="dxa"/>
            <w:vAlign w:val="center"/>
          </w:tcPr>
          <w:p w14:paraId="548E277D" w14:textId="77777777" w:rsidR="000667DD" w:rsidRPr="000667DD" w:rsidRDefault="000667DD" w:rsidP="000667DD">
            <w:pPr>
              <w:rPr>
                <w:rFonts w:asciiTheme="minorHAnsi" w:hAnsiTheme="minorHAnsi" w:cstheme="minorHAnsi"/>
              </w:rPr>
            </w:pPr>
          </w:p>
        </w:tc>
        <w:tc>
          <w:tcPr>
            <w:tcW w:w="705" w:type="dxa"/>
            <w:vAlign w:val="center"/>
          </w:tcPr>
          <w:p w14:paraId="6C8DD71A" w14:textId="77777777" w:rsidR="000667DD" w:rsidRPr="000667DD" w:rsidRDefault="000667DD" w:rsidP="000667DD">
            <w:pPr>
              <w:rPr>
                <w:rFonts w:asciiTheme="minorHAnsi" w:hAnsiTheme="minorHAnsi" w:cstheme="minorHAnsi"/>
              </w:rPr>
            </w:pPr>
          </w:p>
        </w:tc>
        <w:tc>
          <w:tcPr>
            <w:tcW w:w="971" w:type="dxa"/>
            <w:vAlign w:val="center"/>
          </w:tcPr>
          <w:p w14:paraId="1881E17B" w14:textId="53A1E29F" w:rsidR="000667DD" w:rsidRPr="000667DD" w:rsidRDefault="000667DD" w:rsidP="000667DD">
            <w:pPr>
              <w:rPr>
                <w:rFonts w:asciiTheme="minorHAnsi" w:hAnsiTheme="minorHAnsi" w:cstheme="minorHAnsi"/>
                <w:b/>
                <w:bCs/>
              </w:rPr>
            </w:pPr>
            <w:r>
              <w:rPr>
                <w:rFonts w:asciiTheme="minorHAnsi" w:hAnsiTheme="minorHAnsi" w:cstheme="minorHAnsi"/>
              </w:rPr>
              <w:t xml:space="preserve"> 60</w:t>
            </w:r>
          </w:p>
        </w:tc>
        <w:tc>
          <w:tcPr>
            <w:tcW w:w="682" w:type="dxa"/>
          </w:tcPr>
          <w:p w14:paraId="49B3E7DA" w14:textId="77777777" w:rsidR="000667DD" w:rsidRPr="000667DD" w:rsidRDefault="000667DD" w:rsidP="000667DD">
            <w:pPr>
              <w:rPr>
                <w:rFonts w:asciiTheme="minorHAnsi" w:hAnsiTheme="minorHAnsi" w:cstheme="minorHAnsi"/>
                <w:b/>
                <w:bCs/>
              </w:rPr>
            </w:pPr>
          </w:p>
        </w:tc>
      </w:tr>
      <w:tr w:rsidR="0028661B" w:rsidRPr="00CD4364" w14:paraId="448C8A54" w14:textId="77777777" w:rsidTr="0028661B">
        <w:trPr>
          <w:tblHeader/>
        </w:trPr>
        <w:tc>
          <w:tcPr>
            <w:tcW w:w="521" w:type="dxa"/>
            <w:vAlign w:val="center"/>
          </w:tcPr>
          <w:p w14:paraId="74C69061" w14:textId="582C7B63" w:rsidR="000667DD" w:rsidRPr="000667DD" w:rsidRDefault="000667DD" w:rsidP="000667DD">
            <w:pPr>
              <w:ind w:hanging="104"/>
              <w:rPr>
                <w:rFonts w:asciiTheme="minorHAnsi" w:hAnsiTheme="minorHAnsi" w:cstheme="minorHAnsi"/>
                <w:b/>
                <w:bCs/>
                <w:lang w:val="en-US"/>
              </w:rPr>
            </w:pPr>
            <w:r>
              <w:rPr>
                <w:rFonts w:asciiTheme="minorHAnsi" w:hAnsiTheme="minorHAnsi" w:cstheme="minorHAnsi"/>
                <w:b/>
                <w:bCs/>
              </w:rPr>
              <w:t>3.2</w:t>
            </w:r>
          </w:p>
        </w:tc>
        <w:tc>
          <w:tcPr>
            <w:tcW w:w="4583" w:type="dxa"/>
            <w:vAlign w:val="center"/>
          </w:tcPr>
          <w:p w14:paraId="009DDF4A" w14:textId="2A642284" w:rsidR="000667DD" w:rsidRPr="000667DD" w:rsidRDefault="000667DD" w:rsidP="000667DD">
            <w:pPr>
              <w:rPr>
                <w:rFonts w:asciiTheme="minorHAnsi" w:hAnsiTheme="minorHAnsi" w:cstheme="minorHAnsi"/>
              </w:rPr>
            </w:pPr>
            <w:r>
              <w:rPr>
                <w:rFonts w:asciiTheme="minorHAnsi" w:hAnsiTheme="minorHAnsi" w:cstheme="minorHAnsi"/>
              </w:rPr>
              <w:t>Формирование 200 (двухсот) акций (массовое заведение через конвейер)</w:t>
            </w:r>
          </w:p>
        </w:tc>
        <w:tc>
          <w:tcPr>
            <w:tcW w:w="425" w:type="dxa"/>
            <w:vAlign w:val="center"/>
          </w:tcPr>
          <w:p w14:paraId="438BCBB6" w14:textId="77777777" w:rsidR="000667DD" w:rsidRPr="000667DD" w:rsidRDefault="000667DD" w:rsidP="000667DD">
            <w:pPr>
              <w:rPr>
                <w:rFonts w:asciiTheme="minorHAnsi" w:hAnsiTheme="minorHAnsi" w:cstheme="minorHAnsi"/>
              </w:rPr>
            </w:pPr>
          </w:p>
        </w:tc>
        <w:tc>
          <w:tcPr>
            <w:tcW w:w="791" w:type="dxa"/>
            <w:vAlign w:val="center"/>
          </w:tcPr>
          <w:p w14:paraId="6512D6F0" w14:textId="77777777" w:rsidR="000667DD" w:rsidRPr="000667DD" w:rsidRDefault="000667DD" w:rsidP="000667DD">
            <w:pPr>
              <w:rPr>
                <w:rFonts w:asciiTheme="minorHAnsi" w:hAnsiTheme="minorHAnsi" w:cstheme="minorHAnsi"/>
              </w:rPr>
            </w:pPr>
          </w:p>
        </w:tc>
        <w:tc>
          <w:tcPr>
            <w:tcW w:w="685" w:type="dxa"/>
            <w:vAlign w:val="center"/>
          </w:tcPr>
          <w:p w14:paraId="1ECCA7FB" w14:textId="77777777" w:rsidR="000667DD" w:rsidRPr="000667DD" w:rsidRDefault="000667DD" w:rsidP="000667DD">
            <w:pPr>
              <w:rPr>
                <w:rFonts w:asciiTheme="minorHAnsi" w:hAnsiTheme="minorHAnsi" w:cstheme="minorHAnsi"/>
              </w:rPr>
            </w:pPr>
          </w:p>
        </w:tc>
        <w:tc>
          <w:tcPr>
            <w:tcW w:w="844" w:type="dxa"/>
            <w:vAlign w:val="center"/>
          </w:tcPr>
          <w:p w14:paraId="2C550627" w14:textId="77777777" w:rsidR="000667DD" w:rsidRPr="000667DD" w:rsidRDefault="000667DD" w:rsidP="000667DD">
            <w:pPr>
              <w:rPr>
                <w:rFonts w:asciiTheme="minorHAnsi" w:hAnsiTheme="minorHAnsi" w:cstheme="minorHAnsi"/>
              </w:rPr>
            </w:pPr>
          </w:p>
        </w:tc>
        <w:tc>
          <w:tcPr>
            <w:tcW w:w="705" w:type="dxa"/>
            <w:vAlign w:val="center"/>
          </w:tcPr>
          <w:p w14:paraId="54D9C1F6" w14:textId="77777777" w:rsidR="000667DD" w:rsidRPr="000667DD" w:rsidRDefault="000667DD" w:rsidP="000667DD">
            <w:pPr>
              <w:rPr>
                <w:rFonts w:asciiTheme="minorHAnsi" w:hAnsiTheme="minorHAnsi" w:cstheme="minorHAnsi"/>
              </w:rPr>
            </w:pPr>
          </w:p>
        </w:tc>
        <w:tc>
          <w:tcPr>
            <w:tcW w:w="971" w:type="dxa"/>
            <w:vAlign w:val="center"/>
          </w:tcPr>
          <w:p w14:paraId="40F2D242" w14:textId="047FD910" w:rsidR="000667DD" w:rsidRPr="000667DD" w:rsidRDefault="000667DD" w:rsidP="000667DD">
            <w:pPr>
              <w:rPr>
                <w:rFonts w:asciiTheme="minorHAnsi" w:hAnsiTheme="minorHAnsi" w:cstheme="minorHAnsi"/>
                <w:b/>
                <w:bCs/>
              </w:rPr>
            </w:pPr>
            <w:r>
              <w:rPr>
                <w:rFonts w:asciiTheme="minorHAnsi" w:hAnsiTheme="minorHAnsi" w:cstheme="minorHAnsi"/>
              </w:rPr>
              <w:t xml:space="preserve"> 90</w:t>
            </w:r>
          </w:p>
        </w:tc>
        <w:tc>
          <w:tcPr>
            <w:tcW w:w="682" w:type="dxa"/>
          </w:tcPr>
          <w:p w14:paraId="3E790A4A" w14:textId="77777777" w:rsidR="000667DD" w:rsidRPr="000667DD" w:rsidRDefault="000667DD" w:rsidP="000667DD">
            <w:pPr>
              <w:rPr>
                <w:rFonts w:asciiTheme="minorHAnsi" w:hAnsiTheme="minorHAnsi" w:cstheme="minorHAnsi"/>
                <w:b/>
                <w:bCs/>
              </w:rPr>
            </w:pPr>
          </w:p>
        </w:tc>
      </w:tr>
      <w:tr w:rsidR="0028661B" w:rsidRPr="00CD4364" w14:paraId="5946840C" w14:textId="77777777" w:rsidTr="0028661B">
        <w:trPr>
          <w:tblHeader/>
        </w:trPr>
        <w:tc>
          <w:tcPr>
            <w:tcW w:w="521" w:type="dxa"/>
            <w:vAlign w:val="center"/>
          </w:tcPr>
          <w:p w14:paraId="4EB25DA4" w14:textId="3D867B21" w:rsidR="000667DD" w:rsidRPr="000667DD" w:rsidRDefault="000667DD" w:rsidP="000667DD">
            <w:pPr>
              <w:ind w:hanging="104"/>
              <w:rPr>
                <w:rFonts w:asciiTheme="minorHAnsi" w:hAnsiTheme="minorHAnsi" w:cstheme="minorHAnsi"/>
                <w:b/>
                <w:bCs/>
                <w:lang w:val="en-US"/>
              </w:rPr>
            </w:pPr>
            <w:r>
              <w:rPr>
                <w:rFonts w:asciiTheme="minorHAnsi" w:hAnsiTheme="minorHAnsi" w:cstheme="minorHAnsi"/>
                <w:b/>
                <w:bCs/>
              </w:rPr>
              <w:t>3.3</w:t>
            </w:r>
          </w:p>
        </w:tc>
        <w:tc>
          <w:tcPr>
            <w:tcW w:w="4583" w:type="dxa"/>
            <w:vAlign w:val="center"/>
          </w:tcPr>
          <w:p w14:paraId="2BBF31D9" w14:textId="7C42EAA8" w:rsidR="000667DD" w:rsidRPr="000667DD" w:rsidRDefault="000667DD" w:rsidP="000667DD">
            <w:pPr>
              <w:rPr>
                <w:rFonts w:asciiTheme="minorHAnsi" w:hAnsiTheme="minorHAnsi" w:cstheme="minorHAnsi"/>
              </w:rPr>
            </w:pPr>
            <w:r>
              <w:rPr>
                <w:rFonts w:asciiTheme="minorHAnsi" w:hAnsiTheme="minorHAnsi" w:cstheme="minorHAnsi"/>
              </w:rPr>
              <w:t xml:space="preserve">Простая оптимизация: автоподбор оффера и сегмента по частоте, среднему чеку, товароооброту, марже</w:t>
            </w:r>
          </w:p>
        </w:tc>
        <w:tc>
          <w:tcPr>
            <w:tcW w:w="425" w:type="dxa"/>
            <w:vAlign w:val="center"/>
          </w:tcPr>
          <w:p w14:paraId="60E8206E" w14:textId="77777777" w:rsidR="000667DD" w:rsidRPr="000667DD" w:rsidRDefault="000667DD" w:rsidP="000667DD">
            <w:pPr>
              <w:rPr>
                <w:rFonts w:asciiTheme="minorHAnsi" w:hAnsiTheme="minorHAnsi" w:cstheme="minorHAnsi"/>
              </w:rPr>
            </w:pPr>
          </w:p>
        </w:tc>
        <w:tc>
          <w:tcPr>
            <w:tcW w:w="791" w:type="dxa"/>
            <w:vAlign w:val="center"/>
          </w:tcPr>
          <w:p w14:paraId="44310A8E" w14:textId="77777777" w:rsidR="000667DD" w:rsidRPr="000667DD" w:rsidRDefault="000667DD" w:rsidP="000667DD">
            <w:pPr>
              <w:rPr>
                <w:rFonts w:asciiTheme="minorHAnsi" w:hAnsiTheme="minorHAnsi" w:cstheme="minorHAnsi"/>
              </w:rPr>
            </w:pPr>
          </w:p>
        </w:tc>
        <w:tc>
          <w:tcPr>
            <w:tcW w:w="685" w:type="dxa"/>
            <w:vAlign w:val="center"/>
          </w:tcPr>
          <w:p w14:paraId="286EC753" w14:textId="77777777" w:rsidR="000667DD" w:rsidRPr="000667DD" w:rsidRDefault="000667DD" w:rsidP="000667DD">
            <w:pPr>
              <w:rPr>
                <w:rFonts w:asciiTheme="minorHAnsi" w:hAnsiTheme="minorHAnsi" w:cstheme="minorHAnsi"/>
              </w:rPr>
            </w:pPr>
          </w:p>
        </w:tc>
        <w:tc>
          <w:tcPr>
            <w:tcW w:w="844" w:type="dxa"/>
            <w:vAlign w:val="center"/>
          </w:tcPr>
          <w:p w14:paraId="3CE1778C" w14:textId="77777777" w:rsidR="000667DD" w:rsidRPr="000667DD" w:rsidRDefault="000667DD" w:rsidP="000667DD">
            <w:pPr>
              <w:rPr>
                <w:rFonts w:asciiTheme="minorHAnsi" w:hAnsiTheme="minorHAnsi" w:cstheme="minorHAnsi"/>
              </w:rPr>
            </w:pPr>
          </w:p>
        </w:tc>
        <w:tc>
          <w:tcPr>
            <w:tcW w:w="705" w:type="dxa"/>
            <w:vAlign w:val="center"/>
          </w:tcPr>
          <w:p w14:paraId="30B3F8C6" w14:textId="77777777" w:rsidR="000667DD" w:rsidRPr="000667DD" w:rsidRDefault="000667DD" w:rsidP="000667DD">
            <w:pPr>
              <w:rPr>
                <w:rFonts w:asciiTheme="minorHAnsi" w:hAnsiTheme="minorHAnsi" w:cstheme="minorHAnsi"/>
              </w:rPr>
            </w:pPr>
          </w:p>
        </w:tc>
        <w:tc>
          <w:tcPr>
            <w:tcW w:w="971" w:type="dxa"/>
            <w:vAlign w:val="center"/>
          </w:tcPr>
          <w:p w14:paraId="035B7F47" w14:textId="37B6F27C" w:rsidR="000667DD" w:rsidRPr="000667DD" w:rsidRDefault="000667DD" w:rsidP="000667DD">
            <w:pPr>
              <w:rPr>
                <w:rFonts w:asciiTheme="minorHAnsi" w:hAnsiTheme="minorHAnsi" w:cstheme="minorHAnsi"/>
                <w:b/>
                <w:bCs/>
              </w:rPr>
            </w:pPr>
            <w:r>
              <w:rPr>
                <w:rFonts w:asciiTheme="minorHAnsi" w:hAnsiTheme="minorHAnsi" w:cstheme="minorHAnsi"/>
              </w:rPr>
              <w:t xml:space="preserve"> 70</w:t>
            </w:r>
          </w:p>
        </w:tc>
        <w:tc>
          <w:tcPr>
            <w:tcW w:w="682" w:type="dxa"/>
          </w:tcPr>
          <w:p w14:paraId="682E74DF" w14:textId="77777777" w:rsidR="000667DD" w:rsidRPr="000667DD" w:rsidRDefault="000667DD" w:rsidP="000667DD">
            <w:pPr>
              <w:rPr>
                <w:rFonts w:asciiTheme="minorHAnsi" w:hAnsiTheme="minorHAnsi" w:cstheme="minorHAnsi"/>
                <w:b/>
                <w:bCs/>
              </w:rPr>
            </w:pPr>
          </w:p>
        </w:tc>
      </w:tr>
      <w:tr w:rsidR="0028661B" w:rsidRPr="00CD4364" w14:paraId="5571D67B" w14:textId="77777777" w:rsidTr="0028661B">
        <w:trPr>
          <w:tblHeader/>
        </w:trPr>
        <w:tc>
          <w:tcPr>
            <w:tcW w:w="521" w:type="dxa"/>
            <w:vAlign w:val="center"/>
          </w:tcPr>
          <w:p w14:paraId="6BF0D81A" w14:textId="6B2E659F" w:rsidR="000667DD" w:rsidRPr="000667DD" w:rsidRDefault="000667DD" w:rsidP="000667DD">
            <w:pPr>
              <w:ind w:hanging="104"/>
              <w:rPr>
                <w:rFonts w:asciiTheme="minorHAnsi" w:hAnsiTheme="minorHAnsi" w:cstheme="minorHAnsi"/>
                <w:b/>
                <w:bCs/>
                <w:lang w:val="en-US"/>
              </w:rPr>
            </w:pPr>
            <w:r>
              <w:rPr>
                <w:rFonts w:asciiTheme="minorHAnsi" w:hAnsiTheme="minorHAnsi" w:cstheme="minorHAnsi"/>
                <w:b/>
                <w:bCs/>
              </w:rPr>
              <w:t>3.4</w:t>
            </w:r>
          </w:p>
        </w:tc>
        <w:tc>
          <w:tcPr>
            <w:tcW w:w="4583" w:type="dxa"/>
            <w:vAlign w:val="center"/>
          </w:tcPr>
          <w:p w14:paraId="119F5CD4" w14:textId="2E313920" w:rsidR="000667DD" w:rsidRPr="000667DD" w:rsidRDefault="000667DD" w:rsidP="000667DD">
            <w:pPr>
              <w:rPr>
                <w:rFonts w:asciiTheme="minorHAnsi" w:hAnsiTheme="minorHAnsi" w:cstheme="minorHAnsi"/>
              </w:rPr>
            </w:pPr>
            <w:r>
              <w:rPr>
                <w:rFonts w:asciiTheme="minorHAnsi" w:hAnsiTheme="minorHAnsi" w:cstheme="minorHAnsi"/>
              </w:rPr>
              <w:t xml:space="preserve">Аналитика постэффектов по 200 акциям, финальный отчёт</w:t>
            </w:r>
          </w:p>
        </w:tc>
        <w:tc>
          <w:tcPr>
            <w:tcW w:w="425" w:type="dxa"/>
            <w:vAlign w:val="center"/>
          </w:tcPr>
          <w:p w14:paraId="29B8DC67" w14:textId="77777777" w:rsidR="000667DD" w:rsidRPr="000667DD" w:rsidRDefault="000667DD" w:rsidP="000667DD">
            <w:pPr>
              <w:rPr>
                <w:rFonts w:asciiTheme="minorHAnsi" w:hAnsiTheme="minorHAnsi" w:cstheme="minorHAnsi"/>
              </w:rPr>
            </w:pPr>
          </w:p>
        </w:tc>
        <w:tc>
          <w:tcPr>
            <w:tcW w:w="791" w:type="dxa"/>
            <w:vAlign w:val="center"/>
          </w:tcPr>
          <w:p w14:paraId="33EC156A" w14:textId="77777777" w:rsidR="000667DD" w:rsidRPr="000667DD" w:rsidRDefault="000667DD" w:rsidP="000667DD">
            <w:pPr>
              <w:rPr>
                <w:rFonts w:asciiTheme="minorHAnsi" w:hAnsiTheme="minorHAnsi" w:cstheme="minorHAnsi"/>
              </w:rPr>
            </w:pPr>
          </w:p>
        </w:tc>
        <w:tc>
          <w:tcPr>
            <w:tcW w:w="685" w:type="dxa"/>
            <w:vAlign w:val="center"/>
          </w:tcPr>
          <w:p w14:paraId="02FE4D9E" w14:textId="77777777" w:rsidR="000667DD" w:rsidRPr="000667DD" w:rsidRDefault="000667DD" w:rsidP="000667DD">
            <w:pPr>
              <w:rPr>
                <w:rFonts w:asciiTheme="minorHAnsi" w:hAnsiTheme="minorHAnsi" w:cstheme="minorHAnsi"/>
              </w:rPr>
            </w:pPr>
          </w:p>
        </w:tc>
        <w:tc>
          <w:tcPr>
            <w:tcW w:w="844" w:type="dxa"/>
            <w:vAlign w:val="center"/>
          </w:tcPr>
          <w:p w14:paraId="70F44C29" w14:textId="77777777" w:rsidR="000667DD" w:rsidRPr="000667DD" w:rsidRDefault="000667DD" w:rsidP="000667DD">
            <w:pPr>
              <w:rPr>
                <w:rFonts w:asciiTheme="minorHAnsi" w:hAnsiTheme="minorHAnsi" w:cstheme="minorHAnsi"/>
              </w:rPr>
            </w:pPr>
          </w:p>
        </w:tc>
        <w:tc>
          <w:tcPr>
            <w:tcW w:w="705" w:type="dxa"/>
            <w:vAlign w:val="center"/>
          </w:tcPr>
          <w:p w14:paraId="671AAFB7" w14:textId="77777777" w:rsidR="000667DD" w:rsidRPr="000667DD" w:rsidRDefault="000667DD" w:rsidP="000667DD">
            <w:pPr>
              <w:rPr>
                <w:rFonts w:asciiTheme="minorHAnsi" w:hAnsiTheme="minorHAnsi" w:cstheme="minorHAnsi"/>
              </w:rPr>
            </w:pPr>
          </w:p>
        </w:tc>
        <w:tc>
          <w:tcPr>
            <w:tcW w:w="971" w:type="dxa"/>
            <w:vAlign w:val="center"/>
          </w:tcPr>
          <w:p w14:paraId="05D3E2C4" w14:textId="00815751" w:rsidR="000667DD" w:rsidRPr="000667DD" w:rsidRDefault="000667DD" w:rsidP="000667DD">
            <w:pPr>
              <w:rPr>
                <w:rFonts w:asciiTheme="minorHAnsi" w:hAnsiTheme="minorHAnsi" w:cstheme="minorHAnsi"/>
                <w:b/>
                <w:bCs/>
              </w:rPr>
            </w:pPr>
            <w:r>
              <w:rPr>
                <w:rFonts w:asciiTheme="minorHAnsi" w:hAnsiTheme="minorHAnsi" w:cstheme="minorHAnsi"/>
              </w:rPr>
              <w:t xml:space="preserve"> 10</w:t>
            </w:r>
          </w:p>
        </w:tc>
        <w:tc>
          <w:tcPr>
            <w:tcW w:w="682" w:type="dxa"/>
          </w:tcPr>
          <w:p w14:paraId="2CAF202B" w14:textId="77777777" w:rsidR="000667DD" w:rsidRPr="000667DD" w:rsidRDefault="000667DD" w:rsidP="000667DD">
            <w:pPr>
              <w:rPr>
                <w:rFonts w:asciiTheme="minorHAnsi" w:hAnsiTheme="minorHAnsi" w:cstheme="minorHAnsi"/>
                <w:b/>
                <w:bCs/>
              </w:rPr>
            </w:pPr>
          </w:p>
        </w:tc>
      </w:tr>
      <w:tr w:rsidR="0028661B" w:rsidRPr="00CD4364" w14:paraId="1A933DC0" w14:textId="77777777" w:rsidTr="0028661B">
        <w:trPr>
          <w:tblHeader/>
        </w:trPr>
        <w:tc>
          <w:tcPr>
            <w:tcW w:w="521" w:type="dxa"/>
            <w:vAlign w:val="center"/>
          </w:tcPr>
          <w:p w14:paraId="151FB5DF" w14:textId="6DFD6D49" w:rsidR="000667DD" w:rsidRPr="000667DD" w:rsidRDefault="000667DD" w:rsidP="000667DD">
            <w:pPr>
              <w:ind w:hanging="104"/>
              <w:rPr>
                <w:rFonts w:asciiTheme="minorHAnsi" w:hAnsiTheme="minorHAnsi" w:cstheme="minorHAnsi"/>
                <w:b/>
                <w:bCs/>
                <w:lang w:val="en-US"/>
              </w:rPr>
            </w:pPr>
            <w:r>
              <w:rPr>
                <w:rFonts w:asciiTheme="minorHAnsi" w:hAnsiTheme="minorHAnsi" w:cstheme="minorHAnsi"/>
                <w:b/>
                <w:bCs/>
              </w:rPr>
              <w:t>3.5</w:t>
            </w:r>
          </w:p>
        </w:tc>
        <w:tc>
          <w:tcPr>
            <w:tcW w:w="4583" w:type="dxa"/>
            <w:vAlign w:val="center"/>
          </w:tcPr>
          <w:p w14:paraId="7C90F750" w14:textId="635DB92F" w:rsidR="000667DD" w:rsidRPr="000667DD" w:rsidRDefault="003A16A7" w:rsidP="000667DD">
            <w:pPr>
              <w:rPr>
                <w:rFonts w:asciiTheme="minorHAnsi" w:hAnsiTheme="minorHAnsi" w:cstheme="minorHAnsi"/>
              </w:rPr>
            </w:pPr>
            <w:r>
              <w:rPr>
                <w:rFonts w:asciiTheme="minorHAnsi" w:hAnsiTheme="minorHAnsi" w:cstheme="minorHAnsi"/>
              </w:rPr>
              <w:t xml:space="preserve">Подготовка к передаче сервиса Заказчику (документация, runbook, доступы)</w:t>
            </w:r>
          </w:p>
        </w:tc>
        <w:tc>
          <w:tcPr>
            <w:tcW w:w="425" w:type="dxa"/>
            <w:vAlign w:val="center"/>
          </w:tcPr>
          <w:p w14:paraId="606CA6F4" w14:textId="77777777" w:rsidR="000667DD" w:rsidRPr="000667DD" w:rsidRDefault="000667DD" w:rsidP="000667DD">
            <w:pPr>
              <w:rPr>
                <w:rFonts w:asciiTheme="minorHAnsi" w:hAnsiTheme="minorHAnsi" w:cstheme="minorHAnsi"/>
              </w:rPr>
            </w:pPr>
          </w:p>
        </w:tc>
        <w:tc>
          <w:tcPr>
            <w:tcW w:w="791" w:type="dxa"/>
            <w:vAlign w:val="center"/>
          </w:tcPr>
          <w:p w14:paraId="434DD840" w14:textId="77777777" w:rsidR="000667DD" w:rsidRPr="000667DD" w:rsidRDefault="000667DD" w:rsidP="000667DD">
            <w:pPr>
              <w:rPr>
                <w:rFonts w:asciiTheme="minorHAnsi" w:hAnsiTheme="minorHAnsi" w:cstheme="minorHAnsi"/>
              </w:rPr>
            </w:pPr>
          </w:p>
        </w:tc>
        <w:tc>
          <w:tcPr>
            <w:tcW w:w="685" w:type="dxa"/>
            <w:vAlign w:val="center"/>
          </w:tcPr>
          <w:p w14:paraId="1C6DE186" w14:textId="77777777" w:rsidR="000667DD" w:rsidRPr="000667DD" w:rsidRDefault="000667DD" w:rsidP="000667DD">
            <w:pPr>
              <w:rPr>
                <w:rFonts w:asciiTheme="minorHAnsi" w:hAnsiTheme="minorHAnsi" w:cstheme="minorHAnsi"/>
              </w:rPr>
            </w:pPr>
          </w:p>
        </w:tc>
        <w:tc>
          <w:tcPr>
            <w:tcW w:w="844" w:type="dxa"/>
            <w:vAlign w:val="center"/>
          </w:tcPr>
          <w:p w14:paraId="3E719617" w14:textId="77777777" w:rsidR="000667DD" w:rsidRPr="000667DD" w:rsidRDefault="000667DD" w:rsidP="000667DD">
            <w:pPr>
              <w:rPr>
                <w:rFonts w:asciiTheme="minorHAnsi" w:hAnsiTheme="minorHAnsi" w:cstheme="minorHAnsi"/>
              </w:rPr>
            </w:pPr>
          </w:p>
        </w:tc>
        <w:tc>
          <w:tcPr>
            <w:tcW w:w="705" w:type="dxa"/>
            <w:vAlign w:val="center"/>
          </w:tcPr>
          <w:p w14:paraId="2697C3FA" w14:textId="77777777" w:rsidR="000667DD" w:rsidRPr="000667DD" w:rsidRDefault="000667DD" w:rsidP="000667DD">
            <w:pPr>
              <w:rPr>
                <w:rFonts w:asciiTheme="minorHAnsi" w:hAnsiTheme="minorHAnsi" w:cstheme="minorHAnsi"/>
              </w:rPr>
            </w:pPr>
          </w:p>
        </w:tc>
        <w:tc>
          <w:tcPr>
            <w:tcW w:w="971" w:type="dxa"/>
            <w:vAlign w:val="center"/>
          </w:tcPr>
          <w:p w14:paraId="27461C92" w14:textId="7CFF70D9" w:rsidR="000667DD" w:rsidRPr="000667DD" w:rsidRDefault="000667DD" w:rsidP="000667DD">
            <w:pPr>
              <w:rPr>
                <w:rFonts w:asciiTheme="minorHAnsi" w:hAnsiTheme="minorHAnsi" w:cstheme="minorHAnsi"/>
                <w:b/>
                <w:bCs/>
              </w:rPr>
            </w:pPr>
            <w:r>
              <w:rPr>
                <w:rFonts w:asciiTheme="minorHAnsi" w:hAnsiTheme="minorHAnsi" w:cstheme="minorHAnsi"/>
              </w:rPr>
              <w:t xml:space="preserve"> 45</w:t>
            </w:r>
          </w:p>
        </w:tc>
        <w:tc>
          <w:tcPr>
            <w:tcW w:w="682" w:type="dxa"/>
          </w:tcPr>
          <w:p w14:paraId="47C2E335" w14:textId="77777777" w:rsidR="000667DD" w:rsidRPr="000667DD" w:rsidRDefault="000667DD" w:rsidP="000667DD">
            <w:pPr>
              <w:rPr>
                <w:rFonts w:asciiTheme="minorHAnsi" w:hAnsiTheme="minorHAnsi" w:cstheme="minorHAnsi"/>
                <w:b/>
                <w:bCs/>
              </w:rPr>
            </w:pPr>
          </w:p>
        </w:tc>
      </w:tr>
      <w:tr w:rsidR="0028661B" w:rsidRPr="00CD4364" w14:paraId="765F809C" w14:textId="77777777" w:rsidTr="0028661B">
        <w:trPr>
          <w:tblHeader/>
        </w:trPr>
        <w:tc>
          <w:tcPr>
            <w:tcW w:w="521" w:type="dxa"/>
            <w:vAlign w:val="center"/>
          </w:tcPr>
          <w:p w14:paraId="1C7CD0FC" w14:textId="2E567258" w:rsidR="000667DD" w:rsidRPr="000667DD" w:rsidRDefault="000667DD" w:rsidP="000667DD">
            <w:pPr>
              <w:ind w:hanging="104"/>
              <w:rPr>
                <w:rFonts w:asciiTheme="minorHAnsi" w:hAnsiTheme="minorHAnsi" w:cstheme="minorHAnsi"/>
                <w:b/>
                <w:bCs/>
                <w:lang w:val="en-US"/>
              </w:rPr>
            </w:pPr>
            <w:r>
              <w:rPr>
                <w:rFonts w:asciiTheme="minorHAnsi" w:hAnsiTheme="minorHAnsi" w:cstheme="minorHAnsi"/>
                <w:b/>
                <w:bCs/>
              </w:rPr>
              <w:t>3.6</w:t>
            </w:r>
          </w:p>
        </w:tc>
        <w:tc>
          <w:tcPr>
            <w:tcW w:w="4583" w:type="dxa"/>
            <w:vAlign w:val="center"/>
          </w:tcPr>
          <w:p w14:paraId="7B6A11CF" w14:textId="3067686C" w:rsidR="000667DD" w:rsidRPr="000667DD" w:rsidRDefault="000667DD" w:rsidP="000667DD">
            <w:pPr>
              <w:rPr>
                <w:rFonts w:asciiTheme="minorHAnsi" w:hAnsiTheme="minorHAnsi" w:cstheme="minorHAnsi"/>
              </w:rPr>
            </w:pPr>
            <w:r>
              <w:rPr>
                <w:rFonts w:asciiTheme="minorHAnsi" w:hAnsiTheme="minorHAnsi" w:cstheme="minorHAnsi"/>
              </w:rPr>
              <w:t>Управление этапом, приёмка, передача</w:t>
            </w:r>
          </w:p>
        </w:tc>
        <w:tc>
          <w:tcPr>
            <w:tcW w:w="425" w:type="dxa"/>
            <w:vAlign w:val="center"/>
          </w:tcPr>
          <w:p w14:paraId="2F3A303B" w14:textId="77777777" w:rsidR="000667DD" w:rsidRPr="000667DD" w:rsidRDefault="000667DD" w:rsidP="000667DD">
            <w:pPr>
              <w:rPr>
                <w:rFonts w:asciiTheme="minorHAnsi" w:hAnsiTheme="minorHAnsi" w:cstheme="minorHAnsi"/>
              </w:rPr>
            </w:pPr>
          </w:p>
        </w:tc>
        <w:tc>
          <w:tcPr>
            <w:tcW w:w="791" w:type="dxa"/>
            <w:vAlign w:val="center"/>
          </w:tcPr>
          <w:p w14:paraId="66590EFD" w14:textId="77777777" w:rsidR="000667DD" w:rsidRPr="000667DD" w:rsidRDefault="000667DD" w:rsidP="000667DD">
            <w:pPr>
              <w:rPr>
                <w:rFonts w:asciiTheme="minorHAnsi" w:hAnsiTheme="minorHAnsi" w:cstheme="minorHAnsi"/>
              </w:rPr>
            </w:pPr>
          </w:p>
        </w:tc>
        <w:tc>
          <w:tcPr>
            <w:tcW w:w="685" w:type="dxa"/>
            <w:vAlign w:val="center"/>
          </w:tcPr>
          <w:p w14:paraId="01A0EBA9" w14:textId="77777777" w:rsidR="000667DD" w:rsidRPr="000667DD" w:rsidRDefault="000667DD" w:rsidP="000667DD">
            <w:pPr>
              <w:rPr>
                <w:rFonts w:asciiTheme="minorHAnsi" w:hAnsiTheme="minorHAnsi" w:cstheme="minorHAnsi"/>
              </w:rPr>
            </w:pPr>
          </w:p>
        </w:tc>
        <w:tc>
          <w:tcPr>
            <w:tcW w:w="844" w:type="dxa"/>
            <w:vAlign w:val="center"/>
          </w:tcPr>
          <w:p w14:paraId="157D6D84" w14:textId="77777777" w:rsidR="000667DD" w:rsidRPr="000667DD" w:rsidRDefault="000667DD" w:rsidP="000667DD">
            <w:pPr>
              <w:rPr>
                <w:rFonts w:asciiTheme="minorHAnsi" w:hAnsiTheme="minorHAnsi" w:cstheme="minorHAnsi"/>
              </w:rPr>
            </w:pPr>
          </w:p>
        </w:tc>
        <w:tc>
          <w:tcPr>
            <w:tcW w:w="705" w:type="dxa"/>
            <w:vAlign w:val="center"/>
          </w:tcPr>
          <w:p w14:paraId="07DF207F" w14:textId="77777777" w:rsidR="000667DD" w:rsidRPr="000667DD" w:rsidRDefault="000667DD" w:rsidP="000667DD">
            <w:pPr>
              <w:rPr>
                <w:rFonts w:asciiTheme="minorHAnsi" w:hAnsiTheme="minorHAnsi" w:cstheme="minorHAnsi"/>
              </w:rPr>
            </w:pPr>
          </w:p>
        </w:tc>
        <w:tc>
          <w:tcPr>
            <w:tcW w:w="971" w:type="dxa"/>
            <w:vAlign w:val="center"/>
          </w:tcPr>
          <w:p w14:paraId="15EE6851" w14:textId="6E993E66" w:rsidR="000667DD" w:rsidRPr="000667DD" w:rsidRDefault="000667DD" w:rsidP="000667DD">
            <w:pPr>
              <w:rPr>
                <w:rFonts w:asciiTheme="minorHAnsi" w:hAnsiTheme="minorHAnsi" w:cstheme="minorHAnsi"/>
                <w:b/>
                <w:bCs/>
              </w:rPr>
            </w:pPr>
            <w:r>
              <w:rPr>
                <w:rFonts w:asciiTheme="minorHAnsi" w:hAnsiTheme="minorHAnsi" w:cstheme="minorHAnsi"/>
              </w:rPr>
              <w:t xml:space="preserve"> 35</w:t>
            </w:r>
          </w:p>
        </w:tc>
        <w:tc>
          <w:tcPr>
            <w:tcW w:w="682" w:type="dxa"/>
          </w:tcPr>
          <w:p w14:paraId="7624A1C9" w14:textId="77777777" w:rsidR="000667DD" w:rsidRPr="000667DD" w:rsidRDefault="000667DD" w:rsidP="000667DD">
            <w:pPr>
              <w:rPr>
                <w:rFonts w:asciiTheme="minorHAnsi" w:hAnsiTheme="minorHAnsi" w:cstheme="minorHAnsi"/>
                <w:b/>
                <w:bCs/>
              </w:rPr>
            </w:pPr>
          </w:p>
        </w:tc>
      </w:tr>
      <w:tr w:rsidR="000667DD" w:rsidRPr="00CD4364" w14:paraId="73F318A5" w14:textId="77777777" w:rsidTr="0028661B">
        <w:trPr>
          <w:tblHeader/>
        </w:trPr>
        <w:tc>
          <w:tcPr>
            <w:tcW w:w="10207" w:type="dxa"/>
            <w:gridSpan w:val="9"/>
            <w:vAlign w:val="center"/>
          </w:tcPr>
          <w:p w14:paraId="00A5CE97" w14:textId="5D681BA2" w:rsidR="000667DD" w:rsidRPr="000667DD" w:rsidRDefault="000667DD" w:rsidP="000667DD">
            <w:pPr>
              <w:rPr>
                <w:rFonts w:asciiTheme="minorHAnsi" w:hAnsiTheme="minorHAnsi" w:cstheme="minorHAnsi"/>
                <w:b/>
                <w:bCs/>
              </w:rPr>
            </w:pPr>
            <w:r>
              <w:rPr>
                <w:rFonts w:asciiTheme="minorHAnsi" w:hAnsiTheme="minorHAnsi" w:cstheme="minorHAnsi"/>
                <w:b/>
                <w:bCs/>
              </w:rPr>
              <w:t xml:space="preserve">ЭТАП 4 — Коррекция по итогам пилота, ограничения товаров и дообучение агентов на откликах клиентов</w:t>
            </w:r>
          </w:p>
        </w:tc>
      </w:tr>
      <w:tr w:rsidR="0028661B" w:rsidRPr="00CD4364" w14:paraId="20148D45" w14:textId="77777777" w:rsidTr="0028661B">
        <w:trPr>
          <w:tblHeader/>
        </w:trPr>
        <w:tc>
          <w:tcPr>
            <w:tcW w:w="521" w:type="dxa"/>
            <w:vAlign w:val="center"/>
          </w:tcPr>
          <w:p w14:paraId="1CBC066D" w14:textId="7E320877"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4.1</w:t>
            </w:r>
          </w:p>
        </w:tc>
        <w:tc>
          <w:tcPr>
            <w:tcW w:w="4583" w:type="dxa"/>
            <w:vAlign w:val="center"/>
          </w:tcPr>
          <w:p w14:paraId="744F54D1" w14:textId="07065A6F" w:rsidR="000667DD" w:rsidRPr="000667DD" w:rsidRDefault="000667DD" w:rsidP="000667DD">
            <w:pPr>
              <w:rPr>
                <w:rFonts w:asciiTheme="minorHAnsi" w:hAnsiTheme="minorHAnsi" w:cstheme="minorHAnsi"/>
              </w:rPr>
            </w:pPr>
            <w:r>
              <w:rPr>
                <w:rFonts w:asciiTheme="minorHAnsi" w:hAnsiTheme="minorHAnsi" w:cstheme="minorHAnsi"/>
              </w:rPr>
              <w:t>Витрина откликов клиентов: сбор данных по всем проведённым кампаниям — доставка, открытие приложения, переходы, взаимодействие, покупка, контрольные группы</w:t>
            </w:r>
          </w:p>
        </w:tc>
        <w:tc>
          <w:tcPr>
            <w:tcW w:w="425" w:type="dxa"/>
            <w:vAlign w:val="center"/>
          </w:tcPr>
          <w:p w14:paraId="2275D23C" w14:textId="77777777" w:rsidR="000667DD" w:rsidRPr="000667DD" w:rsidRDefault="000667DD" w:rsidP="000667DD">
            <w:pPr>
              <w:rPr>
                <w:rFonts w:asciiTheme="minorHAnsi" w:hAnsiTheme="minorHAnsi" w:cstheme="minorHAnsi"/>
              </w:rPr>
            </w:pPr>
          </w:p>
        </w:tc>
        <w:tc>
          <w:tcPr>
            <w:tcW w:w="791" w:type="dxa"/>
            <w:vAlign w:val="center"/>
          </w:tcPr>
          <w:p w14:paraId="1D0F0876" w14:textId="77777777" w:rsidR="000667DD" w:rsidRPr="000667DD" w:rsidRDefault="000667DD" w:rsidP="000667DD">
            <w:pPr>
              <w:rPr>
                <w:rFonts w:asciiTheme="minorHAnsi" w:hAnsiTheme="minorHAnsi" w:cstheme="minorHAnsi"/>
              </w:rPr>
            </w:pPr>
          </w:p>
        </w:tc>
        <w:tc>
          <w:tcPr>
            <w:tcW w:w="685" w:type="dxa"/>
            <w:vAlign w:val="center"/>
          </w:tcPr>
          <w:p w14:paraId="64C46757" w14:textId="77777777" w:rsidR="000667DD" w:rsidRPr="000667DD" w:rsidRDefault="000667DD" w:rsidP="000667DD">
            <w:pPr>
              <w:rPr>
                <w:rFonts w:asciiTheme="minorHAnsi" w:hAnsiTheme="minorHAnsi" w:cstheme="minorHAnsi"/>
              </w:rPr>
            </w:pPr>
          </w:p>
        </w:tc>
        <w:tc>
          <w:tcPr>
            <w:tcW w:w="844" w:type="dxa"/>
            <w:vAlign w:val="center"/>
          </w:tcPr>
          <w:p w14:paraId="5DBD5197" w14:textId="77777777" w:rsidR="000667DD" w:rsidRPr="000667DD" w:rsidRDefault="000667DD" w:rsidP="000667DD">
            <w:pPr>
              <w:rPr>
                <w:rFonts w:asciiTheme="minorHAnsi" w:hAnsiTheme="minorHAnsi" w:cstheme="minorHAnsi"/>
              </w:rPr>
            </w:pPr>
          </w:p>
        </w:tc>
        <w:tc>
          <w:tcPr>
            <w:tcW w:w="705" w:type="dxa"/>
            <w:vAlign w:val="center"/>
          </w:tcPr>
          <w:p w14:paraId="42EFF7A8" w14:textId="77777777" w:rsidR="000667DD" w:rsidRPr="000667DD" w:rsidRDefault="000667DD" w:rsidP="000667DD">
            <w:pPr>
              <w:rPr>
                <w:rFonts w:asciiTheme="minorHAnsi" w:hAnsiTheme="minorHAnsi" w:cstheme="minorHAnsi"/>
              </w:rPr>
            </w:pPr>
          </w:p>
        </w:tc>
        <w:tc>
          <w:tcPr>
            <w:tcW w:w="971" w:type="dxa"/>
            <w:vAlign w:val="center"/>
          </w:tcPr>
          <w:p w14:paraId="0AFCADCB" w14:textId="77777777" w:rsidR="000667DD" w:rsidRPr="000667DD" w:rsidRDefault="000667DD" w:rsidP="000667DD">
            <w:pPr>
              <w:rPr>
                <w:rFonts w:asciiTheme="minorHAnsi" w:hAnsiTheme="minorHAnsi" w:cstheme="minorHAnsi"/>
              </w:rPr>
            </w:pPr>
          </w:p>
        </w:tc>
        <w:tc>
          <w:tcPr>
            <w:tcW w:w="682" w:type="dxa"/>
            <w:vAlign w:val="bottom"/>
          </w:tcPr>
          <w:p w14:paraId="1AA3FC58" w14:textId="7D2189A7"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34</w:t>
            </w:r>
          </w:p>
        </w:tc>
      </w:tr>
      <w:tr w:rsidR="0028661B" w:rsidRPr="00CD4364" w14:paraId="3A4AB4B8" w14:textId="77777777" w:rsidTr="0028661B">
        <w:trPr>
          <w:tblHeader/>
        </w:trPr>
        <w:tc>
          <w:tcPr>
            <w:tcW w:w="521" w:type="dxa"/>
            <w:vAlign w:val="center"/>
          </w:tcPr>
          <w:p w14:paraId="01907B62" w14:textId="607BBAA9"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4.2</w:t>
            </w:r>
          </w:p>
        </w:tc>
        <w:tc>
          <w:tcPr>
            <w:tcW w:w="4583" w:type="dxa"/>
            <w:vAlign w:val="center"/>
          </w:tcPr>
          <w:p w14:paraId="1EDA092A" w14:textId="19C8191C" w:rsidR="000667DD" w:rsidRPr="000667DD" w:rsidRDefault="000667DD" w:rsidP="000667DD">
            <w:pPr>
              <w:rPr>
                <w:rFonts w:asciiTheme="minorHAnsi" w:hAnsiTheme="minorHAnsi" w:cstheme="minorHAnsi"/>
              </w:rPr>
            </w:pPr>
            <w:r>
              <w:rPr>
                <w:rFonts w:asciiTheme="minorHAnsi" w:hAnsiTheme="minorHAnsi" w:cstheme="minorHAnsi"/>
              </w:rPr>
              <w:t xml:space="preserve">Дообучение агентов на основе откликов клиентов: открытий приложения и взаимодействия с коммуникациями (признаки, дообучение, версии)</w:t>
            </w:r>
          </w:p>
        </w:tc>
        <w:tc>
          <w:tcPr>
            <w:tcW w:w="425" w:type="dxa"/>
            <w:vAlign w:val="center"/>
          </w:tcPr>
          <w:p w14:paraId="2D9E4A54" w14:textId="77777777" w:rsidR="000667DD" w:rsidRPr="000667DD" w:rsidRDefault="000667DD" w:rsidP="000667DD">
            <w:pPr>
              <w:rPr>
                <w:rFonts w:asciiTheme="minorHAnsi" w:hAnsiTheme="minorHAnsi" w:cstheme="minorHAnsi"/>
              </w:rPr>
            </w:pPr>
          </w:p>
        </w:tc>
        <w:tc>
          <w:tcPr>
            <w:tcW w:w="791" w:type="dxa"/>
            <w:vAlign w:val="center"/>
          </w:tcPr>
          <w:p w14:paraId="2C965517" w14:textId="77777777" w:rsidR="000667DD" w:rsidRPr="000667DD" w:rsidRDefault="000667DD" w:rsidP="000667DD">
            <w:pPr>
              <w:rPr>
                <w:rFonts w:asciiTheme="minorHAnsi" w:hAnsiTheme="minorHAnsi" w:cstheme="minorHAnsi"/>
              </w:rPr>
            </w:pPr>
          </w:p>
        </w:tc>
        <w:tc>
          <w:tcPr>
            <w:tcW w:w="685" w:type="dxa"/>
            <w:vAlign w:val="center"/>
          </w:tcPr>
          <w:p w14:paraId="1E4B2A03" w14:textId="77777777" w:rsidR="000667DD" w:rsidRPr="000667DD" w:rsidRDefault="000667DD" w:rsidP="000667DD">
            <w:pPr>
              <w:rPr>
                <w:rFonts w:asciiTheme="minorHAnsi" w:hAnsiTheme="minorHAnsi" w:cstheme="minorHAnsi"/>
              </w:rPr>
            </w:pPr>
          </w:p>
        </w:tc>
        <w:tc>
          <w:tcPr>
            <w:tcW w:w="844" w:type="dxa"/>
            <w:vAlign w:val="center"/>
          </w:tcPr>
          <w:p w14:paraId="44977E55" w14:textId="77777777" w:rsidR="000667DD" w:rsidRPr="000667DD" w:rsidRDefault="000667DD" w:rsidP="000667DD">
            <w:pPr>
              <w:rPr>
                <w:rFonts w:asciiTheme="minorHAnsi" w:hAnsiTheme="minorHAnsi" w:cstheme="minorHAnsi"/>
              </w:rPr>
            </w:pPr>
          </w:p>
        </w:tc>
        <w:tc>
          <w:tcPr>
            <w:tcW w:w="705" w:type="dxa"/>
            <w:vAlign w:val="center"/>
          </w:tcPr>
          <w:p w14:paraId="02D65EC8" w14:textId="77777777" w:rsidR="000667DD" w:rsidRPr="000667DD" w:rsidRDefault="000667DD" w:rsidP="000667DD">
            <w:pPr>
              <w:rPr>
                <w:rFonts w:asciiTheme="minorHAnsi" w:hAnsiTheme="minorHAnsi" w:cstheme="minorHAnsi"/>
              </w:rPr>
            </w:pPr>
          </w:p>
        </w:tc>
        <w:tc>
          <w:tcPr>
            <w:tcW w:w="971" w:type="dxa"/>
            <w:vAlign w:val="center"/>
          </w:tcPr>
          <w:p w14:paraId="74FEDCFE" w14:textId="77777777" w:rsidR="000667DD" w:rsidRPr="000667DD" w:rsidRDefault="000667DD" w:rsidP="000667DD">
            <w:pPr>
              <w:rPr>
                <w:rFonts w:asciiTheme="minorHAnsi" w:hAnsiTheme="minorHAnsi" w:cstheme="minorHAnsi"/>
              </w:rPr>
            </w:pPr>
          </w:p>
        </w:tc>
        <w:tc>
          <w:tcPr>
            <w:tcW w:w="682" w:type="dxa"/>
            <w:vAlign w:val="bottom"/>
          </w:tcPr>
          <w:p w14:paraId="70710145" w14:textId="0AAAC535"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55</w:t>
            </w:r>
          </w:p>
        </w:tc>
      </w:tr>
      <w:tr w:rsidR="0028661B" w:rsidRPr="00CD4364" w14:paraId="06BBB769" w14:textId="77777777" w:rsidTr="0028661B">
        <w:trPr>
          <w:tblHeader/>
        </w:trPr>
        <w:tc>
          <w:tcPr>
            <w:tcW w:w="521" w:type="dxa"/>
            <w:vAlign w:val="center"/>
          </w:tcPr>
          <w:p w14:paraId="01531E3F" w14:textId="05B4C1EF"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4.3</w:t>
            </w:r>
          </w:p>
        </w:tc>
        <w:tc>
          <w:tcPr>
            <w:tcW w:w="4583" w:type="dxa"/>
            <w:vAlign w:val="center"/>
          </w:tcPr>
          <w:p w14:paraId="6CBC04F7" w14:textId="2C781746" w:rsidR="000667DD" w:rsidRPr="000667DD" w:rsidRDefault="000667DD" w:rsidP="000667DD">
            <w:pPr>
              <w:rPr>
                <w:rFonts w:asciiTheme="minorHAnsi" w:hAnsiTheme="minorHAnsi" w:cstheme="minorHAnsi"/>
              </w:rPr>
            </w:pPr>
            <w:r>
              <w:rPr>
                <w:rFonts w:asciiTheme="minorHAnsi" w:hAnsiTheme="minorHAnsi" w:cstheme="minorHAnsi"/>
              </w:rPr>
              <w:t xml:space="preserve">Валидация и калибровка дообученных агентов на истории кампаний: бэктест, сверка с контрольными группами, метрики качества</w:t>
            </w:r>
          </w:p>
        </w:tc>
        <w:tc>
          <w:tcPr>
            <w:tcW w:w="425" w:type="dxa"/>
            <w:vAlign w:val="center"/>
          </w:tcPr>
          <w:p w14:paraId="04176CC6" w14:textId="77777777" w:rsidR="000667DD" w:rsidRPr="000667DD" w:rsidRDefault="000667DD" w:rsidP="000667DD">
            <w:pPr>
              <w:rPr>
                <w:rFonts w:asciiTheme="minorHAnsi" w:hAnsiTheme="minorHAnsi" w:cstheme="minorHAnsi"/>
              </w:rPr>
            </w:pPr>
          </w:p>
        </w:tc>
        <w:tc>
          <w:tcPr>
            <w:tcW w:w="791" w:type="dxa"/>
            <w:vAlign w:val="center"/>
          </w:tcPr>
          <w:p w14:paraId="11B49C4F" w14:textId="77777777" w:rsidR="000667DD" w:rsidRPr="000667DD" w:rsidRDefault="000667DD" w:rsidP="000667DD">
            <w:pPr>
              <w:rPr>
                <w:rFonts w:asciiTheme="minorHAnsi" w:hAnsiTheme="minorHAnsi" w:cstheme="minorHAnsi"/>
              </w:rPr>
            </w:pPr>
          </w:p>
        </w:tc>
        <w:tc>
          <w:tcPr>
            <w:tcW w:w="685" w:type="dxa"/>
            <w:vAlign w:val="center"/>
          </w:tcPr>
          <w:p w14:paraId="58DD34E6" w14:textId="77777777" w:rsidR="000667DD" w:rsidRPr="000667DD" w:rsidRDefault="000667DD" w:rsidP="000667DD">
            <w:pPr>
              <w:rPr>
                <w:rFonts w:asciiTheme="minorHAnsi" w:hAnsiTheme="minorHAnsi" w:cstheme="minorHAnsi"/>
              </w:rPr>
            </w:pPr>
          </w:p>
        </w:tc>
        <w:tc>
          <w:tcPr>
            <w:tcW w:w="844" w:type="dxa"/>
            <w:vAlign w:val="center"/>
          </w:tcPr>
          <w:p w14:paraId="39435038" w14:textId="77777777" w:rsidR="000667DD" w:rsidRPr="000667DD" w:rsidRDefault="000667DD" w:rsidP="000667DD">
            <w:pPr>
              <w:rPr>
                <w:rFonts w:asciiTheme="minorHAnsi" w:hAnsiTheme="minorHAnsi" w:cstheme="minorHAnsi"/>
              </w:rPr>
            </w:pPr>
          </w:p>
        </w:tc>
        <w:tc>
          <w:tcPr>
            <w:tcW w:w="705" w:type="dxa"/>
            <w:vAlign w:val="center"/>
          </w:tcPr>
          <w:p w14:paraId="66694710" w14:textId="77777777" w:rsidR="000667DD" w:rsidRPr="000667DD" w:rsidRDefault="000667DD" w:rsidP="000667DD">
            <w:pPr>
              <w:rPr>
                <w:rFonts w:asciiTheme="minorHAnsi" w:hAnsiTheme="minorHAnsi" w:cstheme="minorHAnsi"/>
              </w:rPr>
            </w:pPr>
          </w:p>
        </w:tc>
        <w:tc>
          <w:tcPr>
            <w:tcW w:w="971" w:type="dxa"/>
            <w:vAlign w:val="center"/>
          </w:tcPr>
          <w:p w14:paraId="6FD81F08" w14:textId="77777777" w:rsidR="000667DD" w:rsidRPr="000667DD" w:rsidRDefault="000667DD" w:rsidP="000667DD">
            <w:pPr>
              <w:rPr>
                <w:rFonts w:asciiTheme="minorHAnsi" w:hAnsiTheme="minorHAnsi" w:cstheme="minorHAnsi"/>
              </w:rPr>
            </w:pPr>
          </w:p>
        </w:tc>
        <w:tc>
          <w:tcPr>
            <w:tcW w:w="682" w:type="dxa"/>
            <w:vAlign w:val="bottom"/>
          </w:tcPr>
          <w:p w14:paraId="512B572A" w14:textId="545C2758"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28</w:t>
            </w:r>
          </w:p>
        </w:tc>
      </w:tr>
      <w:tr w:rsidR="0028661B" w:rsidRPr="00CD4364" w14:paraId="4F21EFE0" w14:textId="77777777" w:rsidTr="0028661B">
        <w:trPr>
          <w:tblHeader/>
        </w:trPr>
        <w:tc>
          <w:tcPr>
            <w:tcW w:w="521" w:type="dxa"/>
            <w:vAlign w:val="center"/>
          </w:tcPr>
          <w:p w14:paraId="54B68807" w14:textId="0280ADD1"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4.4</w:t>
            </w:r>
          </w:p>
        </w:tc>
        <w:tc>
          <w:tcPr>
            <w:tcW w:w="4583" w:type="dxa"/>
            <w:vAlign w:val="center"/>
          </w:tcPr>
          <w:p w14:paraId="798D5AAB" w14:textId="16219294" w:rsidR="000667DD" w:rsidRPr="000667DD" w:rsidRDefault="000667DD" w:rsidP="000667DD">
            <w:pPr>
              <w:rPr>
                <w:rFonts w:asciiTheme="minorHAnsi" w:hAnsiTheme="minorHAnsi" w:cstheme="minorHAnsi"/>
              </w:rPr>
            </w:pPr>
            <w:r>
              <w:rPr>
                <w:rFonts w:asciiTheme="minorHAnsi" w:hAnsiTheme="minorHAnsi" w:cstheme="minorHAnsi"/>
              </w:rPr>
              <w:t xml:space="preserve">Интеграция дообученных агентов в конвейер: приоритизация клиентов и офферов, отсечение аудитории с низким откликом</w:t>
            </w:r>
          </w:p>
        </w:tc>
        <w:tc>
          <w:tcPr>
            <w:tcW w:w="425" w:type="dxa"/>
            <w:vAlign w:val="center"/>
          </w:tcPr>
          <w:p w14:paraId="3EDC4210" w14:textId="77777777" w:rsidR="000667DD" w:rsidRPr="000667DD" w:rsidRDefault="000667DD" w:rsidP="000667DD">
            <w:pPr>
              <w:rPr>
                <w:rFonts w:asciiTheme="minorHAnsi" w:hAnsiTheme="minorHAnsi" w:cstheme="minorHAnsi"/>
              </w:rPr>
            </w:pPr>
          </w:p>
        </w:tc>
        <w:tc>
          <w:tcPr>
            <w:tcW w:w="791" w:type="dxa"/>
            <w:vAlign w:val="center"/>
          </w:tcPr>
          <w:p w14:paraId="22DF480A" w14:textId="77777777" w:rsidR="000667DD" w:rsidRPr="000667DD" w:rsidRDefault="000667DD" w:rsidP="000667DD">
            <w:pPr>
              <w:rPr>
                <w:rFonts w:asciiTheme="minorHAnsi" w:hAnsiTheme="minorHAnsi" w:cstheme="minorHAnsi"/>
              </w:rPr>
            </w:pPr>
          </w:p>
        </w:tc>
        <w:tc>
          <w:tcPr>
            <w:tcW w:w="685" w:type="dxa"/>
            <w:vAlign w:val="center"/>
          </w:tcPr>
          <w:p w14:paraId="6ADB7482" w14:textId="77777777" w:rsidR="000667DD" w:rsidRPr="000667DD" w:rsidRDefault="000667DD" w:rsidP="000667DD">
            <w:pPr>
              <w:rPr>
                <w:rFonts w:asciiTheme="minorHAnsi" w:hAnsiTheme="minorHAnsi" w:cstheme="minorHAnsi"/>
              </w:rPr>
            </w:pPr>
          </w:p>
        </w:tc>
        <w:tc>
          <w:tcPr>
            <w:tcW w:w="844" w:type="dxa"/>
            <w:vAlign w:val="center"/>
          </w:tcPr>
          <w:p w14:paraId="00118702" w14:textId="77777777" w:rsidR="000667DD" w:rsidRPr="000667DD" w:rsidRDefault="000667DD" w:rsidP="000667DD">
            <w:pPr>
              <w:rPr>
                <w:rFonts w:asciiTheme="minorHAnsi" w:hAnsiTheme="minorHAnsi" w:cstheme="minorHAnsi"/>
              </w:rPr>
            </w:pPr>
          </w:p>
        </w:tc>
        <w:tc>
          <w:tcPr>
            <w:tcW w:w="705" w:type="dxa"/>
            <w:vAlign w:val="center"/>
          </w:tcPr>
          <w:p w14:paraId="3B74FADE" w14:textId="77777777" w:rsidR="000667DD" w:rsidRPr="000667DD" w:rsidRDefault="000667DD" w:rsidP="000667DD">
            <w:pPr>
              <w:rPr>
                <w:rFonts w:asciiTheme="minorHAnsi" w:hAnsiTheme="minorHAnsi" w:cstheme="minorHAnsi"/>
              </w:rPr>
            </w:pPr>
          </w:p>
        </w:tc>
        <w:tc>
          <w:tcPr>
            <w:tcW w:w="971" w:type="dxa"/>
            <w:vAlign w:val="center"/>
          </w:tcPr>
          <w:p w14:paraId="11C8F7C3" w14:textId="77777777" w:rsidR="000667DD" w:rsidRPr="000667DD" w:rsidRDefault="000667DD" w:rsidP="000667DD">
            <w:pPr>
              <w:rPr>
                <w:rFonts w:asciiTheme="minorHAnsi" w:hAnsiTheme="minorHAnsi" w:cstheme="minorHAnsi"/>
              </w:rPr>
            </w:pPr>
          </w:p>
        </w:tc>
        <w:tc>
          <w:tcPr>
            <w:tcW w:w="682" w:type="dxa"/>
            <w:vAlign w:val="bottom"/>
          </w:tcPr>
          <w:p w14:paraId="65D59E2C" w14:textId="6E5E316F"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32</w:t>
            </w:r>
          </w:p>
        </w:tc>
      </w:tr>
      <w:tr w:rsidR="0028661B" w:rsidRPr="00CD4364" w14:paraId="1ED69AB0" w14:textId="77777777" w:rsidTr="0028661B">
        <w:trPr>
          <w:tblHeader/>
        </w:trPr>
        <w:tc>
          <w:tcPr>
            <w:tcW w:w="521" w:type="dxa"/>
            <w:vAlign w:val="center"/>
          </w:tcPr>
          <w:p w14:paraId="268CC175" w14:textId="1D98E30D"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4.5</w:t>
            </w:r>
          </w:p>
        </w:tc>
        <w:tc>
          <w:tcPr>
            <w:tcW w:w="4583" w:type="dxa"/>
            <w:vAlign w:val="center"/>
          </w:tcPr>
          <w:p w14:paraId="00E678E7" w14:textId="7AE75018" w:rsidR="000667DD" w:rsidRPr="000667DD" w:rsidRDefault="003A16A7" w:rsidP="000667DD">
            <w:pPr>
              <w:rPr>
                <w:rFonts w:asciiTheme="minorHAnsi" w:hAnsiTheme="minorHAnsi" w:cstheme="minorHAnsi"/>
              </w:rPr>
            </w:pPr>
            <w:r>
              <w:rPr>
                <w:rFonts w:asciiTheme="minorHAnsi" w:hAnsiTheme="minorHAnsi" w:cstheme="minorHAnsi"/>
              </w:rPr>
              <w:t xml:space="preserve">Подготовка справочника ограничений по товарам: стоп-листы (алкоголь, табак, детское питание, лекарственные средства), возрастные и юридические ограничения, ограничения промо и маржинальности</w:t>
            </w:r>
          </w:p>
        </w:tc>
        <w:tc>
          <w:tcPr>
            <w:tcW w:w="425" w:type="dxa"/>
            <w:vAlign w:val="center"/>
          </w:tcPr>
          <w:p w14:paraId="24B8EFC4" w14:textId="77777777" w:rsidR="000667DD" w:rsidRPr="000667DD" w:rsidRDefault="000667DD" w:rsidP="000667DD">
            <w:pPr>
              <w:rPr>
                <w:rFonts w:asciiTheme="minorHAnsi" w:hAnsiTheme="minorHAnsi" w:cstheme="minorHAnsi"/>
              </w:rPr>
            </w:pPr>
          </w:p>
        </w:tc>
        <w:tc>
          <w:tcPr>
            <w:tcW w:w="791" w:type="dxa"/>
            <w:vAlign w:val="center"/>
          </w:tcPr>
          <w:p w14:paraId="65D2EE5F" w14:textId="77777777" w:rsidR="000667DD" w:rsidRPr="000667DD" w:rsidRDefault="000667DD" w:rsidP="000667DD">
            <w:pPr>
              <w:rPr>
                <w:rFonts w:asciiTheme="minorHAnsi" w:hAnsiTheme="minorHAnsi" w:cstheme="minorHAnsi"/>
              </w:rPr>
            </w:pPr>
          </w:p>
        </w:tc>
        <w:tc>
          <w:tcPr>
            <w:tcW w:w="685" w:type="dxa"/>
            <w:vAlign w:val="center"/>
          </w:tcPr>
          <w:p w14:paraId="680F9261" w14:textId="77777777" w:rsidR="000667DD" w:rsidRPr="000667DD" w:rsidRDefault="000667DD" w:rsidP="000667DD">
            <w:pPr>
              <w:rPr>
                <w:rFonts w:asciiTheme="minorHAnsi" w:hAnsiTheme="minorHAnsi" w:cstheme="minorHAnsi"/>
              </w:rPr>
            </w:pPr>
          </w:p>
        </w:tc>
        <w:tc>
          <w:tcPr>
            <w:tcW w:w="844" w:type="dxa"/>
            <w:vAlign w:val="center"/>
          </w:tcPr>
          <w:p w14:paraId="386F8FEB" w14:textId="77777777" w:rsidR="000667DD" w:rsidRPr="000667DD" w:rsidRDefault="000667DD" w:rsidP="000667DD">
            <w:pPr>
              <w:rPr>
                <w:rFonts w:asciiTheme="minorHAnsi" w:hAnsiTheme="minorHAnsi" w:cstheme="minorHAnsi"/>
              </w:rPr>
            </w:pPr>
          </w:p>
        </w:tc>
        <w:tc>
          <w:tcPr>
            <w:tcW w:w="705" w:type="dxa"/>
            <w:vAlign w:val="center"/>
          </w:tcPr>
          <w:p w14:paraId="2AF10DCD" w14:textId="77777777" w:rsidR="000667DD" w:rsidRPr="000667DD" w:rsidRDefault="000667DD" w:rsidP="000667DD">
            <w:pPr>
              <w:rPr>
                <w:rFonts w:asciiTheme="minorHAnsi" w:hAnsiTheme="minorHAnsi" w:cstheme="minorHAnsi"/>
              </w:rPr>
            </w:pPr>
          </w:p>
        </w:tc>
        <w:tc>
          <w:tcPr>
            <w:tcW w:w="971" w:type="dxa"/>
            <w:vAlign w:val="center"/>
          </w:tcPr>
          <w:p w14:paraId="7CAB4CBB" w14:textId="77777777" w:rsidR="000667DD" w:rsidRPr="000667DD" w:rsidRDefault="000667DD" w:rsidP="000667DD">
            <w:pPr>
              <w:rPr>
                <w:rFonts w:asciiTheme="minorHAnsi" w:hAnsiTheme="minorHAnsi" w:cstheme="minorHAnsi"/>
              </w:rPr>
            </w:pPr>
          </w:p>
        </w:tc>
        <w:tc>
          <w:tcPr>
            <w:tcW w:w="682" w:type="dxa"/>
            <w:vAlign w:val="bottom"/>
          </w:tcPr>
          <w:p w14:paraId="52ABAB47" w14:textId="2E9B60B1"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24</w:t>
            </w:r>
          </w:p>
        </w:tc>
      </w:tr>
      <w:tr w:rsidR="0028661B" w:rsidRPr="00CD4364" w14:paraId="3720B71A" w14:textId="77777777" w:rsidTr="0028661B">
        <w:trPr>
          <w:tblHeader/>
        </w:trPr>
        <w:tc>
          <w:tcPr>
            <w:tcW w:w="521" w:type="dxa"/>
            <w:vAlign w:val="center"/>
          </w:tcPr>
          <w:p w14:paraId="002ED851" w14:textId="0D4B1F14"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4.6</w:t>
            </w:r>
          </w:p>
        </w:tc>
        <w:tc>
          <w:tcPr>
            <w:tcW w:w="4583" w:type="dxa"/>
            <w:vAlign w:val="center"/>
          </w:tcPr>
          <w:p w14:paraId="202D47DC" w14:textId="3B087E4D" w:rsidR="000667DD" w:rsidRPr="000667DD" w:rsidRDefault="000667DD" w:rsidP="000667DD">
            <w:pPr>
              <w:rPr>
                <w:rFonts w:asciiTheme="minorHAnsi" w:hAnsiTheme="minorHAnsi" w:cstheme="minorHAnsi"/>
              </w:rPr>
            </w:pPr>
            <w:r>
              <w:rPr>
                <w:rFonts w:asciiTheme="minorHAnsi" w:hAnsiTheme="minorHAnsi" w:cstheme="minorHAnsi"/>
              </w:rPr>
              <w:t xml:space="preserve">Правила ограничений в конструкторе акций: валидация SKU и механик, автоблокировка запрещённых комбинаций товар × механика × канал</w:t>
            </w:r>
          </w:p>
        </w:tc>
        <w:tc>
          <w:tcPr>
            <w:tcW w:w="425" w:type="dxa"/>
            <w:vAlign w:val="center"/>
          </w:tcPr>
          <w:p w14:paraId="042A91C0" w14:textId="77777777" w:rsidR="000667DD" w:rsidRPr="000667DD" w:rsidRDefault="000667DD" w:rsidP="000667DD">
            <w:pPr>
              <w:rPr>
                <w:rFonts w:asciiTheme="minorHAnsi" w:hAnsiTheme="minorHAnsi" w:cstheme="minorHAnsi"/>
              </w:rPr>
            </w:pPr>
          </w:p>
        </w:tc>
        <w:tc>
          <w:tcPr>
            <w:tcW w:w="791" w:type="dxa"/>
            <w:vAlign w:val="center"/>
          </w:tcPr>
          <w:p w14:paraId="702637E8" w14:textId="77777777" w:rsidR="000667DD" w:rsidRPr="000667DD" w:rsidRDefault="000667DD" w:rsidP="000667DD">
            <w:pPr>
              <w:rPr>
                <w:rFonts w:asciiTheme="minorHAnsi" w:hAnsiTheme="minorHAnsi" w:cstheme="minorHAnsi"/>
              </w:rPr>
            </w:pPr>
          </w:p>
        </w:tc>
        <w:tc>
          <w:tcPr>
            <w:tcW w:w="685" w:type="dxa"/>
            <w:vAlign w:val="center"/>
          </w:tcPr>
          <w:p w14:paraId="053BB23A" w14:textId="77777777" w:rsidR="000667DD" w:rsidRPr="000667DD" w:rsidRDefault="000667DD" w:rsidP="000667DD">
            <w:pPr>
              <w:rPr>
                <w:rFonts w:asciiTheme="minorHAnsi" w:hAnsiTheme="minorHAnsi" w:cstheme="minorHAnsi"/>
              </w:rPr>
            </w:pPr>
          </w:p>
        </w:tc>
        <w:tc>
          <w:tcPr>
            <w:tcW w:w="844" w:type="dxa"/>
            <w:vAlign w:val="center"/>
          </w:tcPr>
          <w:p w14:paraId="5E3100C2" w14:textId="77777777" w:rsidR="000667DD" w:rsidRPr="000667DD" w:rsidRDefault="000667DD" w:rsidP="000667DD">
            <w:pPr>
              <w:rPr>
                <w:rFonts w:asciiTheme="minorHAnsi" w:hAnsiTheme="minorHAnsi" w:cstheme="minorHAnsi"/>
              </w:rPr>
            </w:pPr>
          </w:p>
        </w:tc>
        <w:tc>
          <w:tcPr>
            <w:tcW w:w="705" w:type="dxa"/>
            <w:vAlign w:val="center"/>
          </w:tcPr>
          <w:p w14:paraId="18F6FA54" w14:textId="77777777" w:rsidR="000667DD" w:rsidRPr="000667DD" w:rsidRDefault="000667DD" w:rsidP="000667DD">
            <w:pPr>
              <w:rPr>
                <w:rFonts w:asciiTheme="minorHAnsi" w:hAnsiTheme="minorHAnsi" w:cstheme="minorHAnsi"/>
              </w:rPr>
            </w:pPr>
          </w:p>
        </w:tc>
        <w:tc>
          <w:tcPr>
            <w:tcW w:w="971" w:type="dxa"/>
            <w:vAlign w:val="center"/>
          </w:tcPr>
          <w:p w14:paraId="55EE38EA" w14:textId="77777777" w:rsidR="000667DD" w:rsidRPr="000667DD" w:rsidRDefault="000667DD" w:rsidP="000667DD">
            <w:pPr>
              <w:rPr>
                <w:rFonts w:asciiTheme="minorHAnsi" w:hAnsiTheme="minorHAnsi" w:cstheme="minorHAnsi"/>
              </w:rPr>
            </w:pPr>
          </w:p>
        </w:tc>
        <w:tc>
          <w:tcPr>
            <w:tcW w:w="682" w:type="dxa"/>
            <w:vAlign w:val="bottom"/>
          </w:tcPr>
          <w:p w14:paraId="2F0A3F07" w14:textId="19D93966"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30</w:t>
            </w:r>
          </w:p>
        </w:tc>
      </w:tr>
      <w:tr w:rsidR="0028661B" w:rsidRPr="00CD4364" w14:paraId="6D550DAA" w14:textId="77777777" w:rsidTr="0028661B">
        <w:trPr>
          <w:tblHeader/>
        </w:trPr>
        <w:tc>
          <w:tcPr>
            <w:tcW w:w="521" w:type="dxa"/>
            <w:vAlign w:val="center"/>
          </w:tcPr>
          <w:p w14:paraId="7E0BDDC2" w14:textId="15F3F2F9"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4.7</w:t>
            </w:r>
          </w:p>
        </w:tc>
        <w:tc>
          <w:tcPr>
            <w:tcW w:w="4583" w:type="dxa"/>
            <w:vAlign w:val="center"/>
          </w:tcPr>
          <w:p w14:paraId="28475CCE" w14:textId="4FE2192D" w:rsidR="000667DD" w:rsidRPr="000667DD" w:rsidRDefault="000667DD" w:rsidP="000667DD">
            <w:pPr>
              <w:rPr>
                <w:rFonts w:asciiTheme="minorHAnsi" w:hAnsiTheme="minorHAnsi" w:cstheme="minorHAnsi"/>
              </w:rPr>
            </w:pPr>
            <w:r>
              <w:rPr>
                <w:rFonts w:asciiTheme="minorHAnsi" w:hAnsiTheme="minorHAnsi" w:cstheme="minorHAnsi"/>
              </w:rPr>
              <w:t xml:space="preserve">Коррекция методологии по итогам пилота: пересборка карты сегмент → категория → механика, обновление частот и правил контакта</w:t>
            </w:r>
          </w:p>
        </w:tc>
        <w:tc>
          <w:tcPr>
            <w:tcW w:w="425" w:type="dxa"/>
            <w:vAlign w:val="center"/>
          </w:tcPr>
          <w:p w14:paraId="54C01218" w14:textId="77777777" w:rsidR="000667DD" w:rsidRPr="000667DD" w:rsidRDefault="000667DD" w:rsidP="000667DD">
            <w:pPr>
              <w:rPr>
                <w:rFonts w:asciiTheme="minorHAnsi" w:hAnsiTheme="minorHAnsi" w:cstheme="minorHAnsi"/>
              </w:rPr>
            </w:pPr>
          </w:p>
        </w:tc>
        <w:tc>
          <w:tcPr>
            <w:tcW w:w="791" w:type="dxa"/>
            <w:vAlign w:val="center"/>
          </w:tcPr>
          <w:p w14:paraId="6782F297" w14:textId="77777777" w:rsidR="000667DD" w:rsidRPr="000667DD" w:rsidRDefault="000667DD" w:rsidP="000667DD">
            <w:pPr>
              <w:rPr>
                <w:rFonts w:asciiTheme="minorHAnsi" w:hAnsiTheme="minorHAnsi" w:cstheme="minorHAnsi"/>
              </w:rPr>
            </w:pPr>
          </w:p>
        </w:tc>
        <w:tc>
          <w:tcPr>
            <w:tcW w:w="685" w:type="dxa"/>
            <w:vAlign w:val="center"/>
          </w:tcPr>
          <w:p w14:paraId="25A17CD3" w14:textId="77777777" w:rsidR="000667DD" w:rsidRPr="000667DD" w:rsidRDefault="000667DD" w:rsidP="000667DD">
            <w:pPr>
              <w:rPr>
                <w:rFonts w:asciiTheme="minorHAnsi" w:hAnsiTheme="minorHAnsi" w:cstheme="minorHAnsi"/>
              </w:rPr>
            </w:pPr>
          </w:p>
        </w:tc>
        <w:tc>
          <w:tcPr>
            <w:tcW w:w="844" w:type="dxa"/>
            <w:vAlign w:val="center"/>
          </w:tcPr>
          <w:p w14:paraId="3F3E68B1" w14:textId="77777777" w:rsidR="000667DD" w:rsidRPr="000667DD" w:rsidRDefault="000667DD" w:rsidP="000667DD">
            <w:pPr>
              <w:rPr>
                <w:rFonts w:asciiTheme="minorHAnsi" w:hAnsiTheme="minorHAnsi" w:cstheme="minorHAnsi"/>
              </w:rPr>
            </w:pPr>
          </w:p>
        </w:tc>
        <w:tc>
          <w:tcPr>
            <w:tcW w:w="705" w:type="dxa"/>
            <w:vAlign w:val="center"/>
          </w:tcPr>
          <w:p w14:paraId="5843376D" w14:textId="77777777" w:rsidR="000667DD" w:rsidRPr="000667DD" w:rsidRDefault="000667DD" w:rsidP="000667DD">
            <w:pPr>
              <w:rPr>
                <w:rFonts w:asciiTheme="minorHAnsi" w:hAnsiTheme="minorHAnsi" w:cstheme="minorHAnsi"/>
              </w:rPr>
            </w:pPr>
          </w:p>
        </w:tc>
        <w:tc>
          <w:tcPr>
            <w:tcW w:w="971" w:type="dxa"/>
            <w:vAlign w:val="center"/>
          </w:tcPr>
          <w:p w14:paraId="25B2245F" w14:textId="77777777" w:rsidR="000667DD" w:rsidRPr="000667DD" w:rsidRDefault="000667DD" w:rsidP="000667DD">
            <w:pPr>
              <w:rPr>
                <w:rFonts w:asciiTheme="minorHAnsi" w:hAnsiTheme="minorHAnsi" w:cstheme="minorHAnsi"/>
              </w:rPr>
            </w:pPr>
          </w:p>
        </w:tc>
        <w:tc>
          <w:tcPr>
            <w:tcW w:w="682" w:type="dxa"/>
            <w:vAlign w:val="bottom"/>
          </w:tcPr>
          <w:p w14:paraId="3E2A06D6" w14:textId="3D7BC264"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26</w:t>
            </w:r>
          </w:p>
        </w:tc>
      </w:tr>
      <w:tr w:rsidR="0028661B" w:rsidRPr="00CD4364" w14:paraId="76C12016" w14:textId="77777777" w:rsidTr="0028661B">
        <w:trPr>
          <w:tblHeader/>
        </w:trPr>
        <w:tc>
          <w:tcPr>
            <w:tcW w:w="521" w:type="dxa"/>
            <w:vAlign w:val="center"/>
          </w:tcPr>
          <w:p w14:paraId="4B6A672D" w14:textId="4ABCF07B" w:rsidR="000667DD" w:rsidRPr="000667DD" w:rsidRDefault="000667DD" w:rsidP="000667DD">
            <w:pPr>
              <w:ind w:hanging="104"/>
              <w:rPr>
                <w:rFonts w:asciiTheme="minorHAnsi" w:hAnsiTheme="minorHAnsi" w:cstheme="minorHAnsi"/>
                <w:b/>
                <w:bCs/>
              </w:rPr>
            </w:pPr>
            <w:r>
              <w:rPr>
                <w:rFonts w:asciiTheme="minorHAnsi" w:hAnsiTheme="minorHAnsi" w:cstheme="minorHAnsi"/>
                <w:b/>
                <w:bCs/>
              </w:rPr>
              <w:lastRenderedPageBreak/>
              <w:t>4.8</w:t>
            </w:r>
          </w:p>
        </w:tc>
        <w:tc>
          <w:tcPr>
            <w:tcW w:w="4583" w:type="dxa"/>
            <w:vAlign w:val="center"/>
          </w:tcPr>
          <w:p w14:paraId="4C0517DE" w14:textId="2FECBEF2" w:rsidR="000667DD" w:rsidRPr="000667DD" w:rsidRDefault="000667DD" w:rsidP="000667DD">
            <w:pPr>
              <w:rPr>
                <w:rFonts w:asciiTheme="minorHAnsi" w:hAnsiTheme="minorHAnsi" w:cstheme="minorHAnsi"/>
              </w:rPr>
            </w:pPr>
            <w:r>
              <w:rPr>
                <w:rFonts w:asciiTheme="minorHAnsi" w:hAnsiTheme="minorHAnsi" w:cstheme="minorHAnsi"/>
              </w:rPr>
              <w:t xml:space="preserve">Донастройка промптов и скиллов агентов по итогам пилота: критерии качества текстов, разбор ошибок продакшна</w:t>
            </w:r>
          </w:p>
        </w:tc>
        <w:tc>
          <w:tcPr>
            <w:tcW w:w="425" w:type="dxa"/>
            <w:vAlign w:val="center"/>
          </w:tcPr>
          <w:p w14:paraId="7A71766A" w14:textId="77777777" w:rsidR="000667DD" w:rsidRPr="000667DD" w:rsidRDefault="000667DD" w:rsidP="000667DD">
            <w:pPr>
              <w:rPr>
                <w:rFonts w:asciiTheme="minorHAnsi" w:hAnsiTheme="minorHAnsi" w:cstheme="minorHAnsi"/>
              </w:rPr>
            </w:pPr>
          </w:p>
        </w:tc>
        <w:tc>
          <w:tcPr>
            <w:tcW w:w="791" w:type="dxa"/>
            <w:vAlign w:val="center"/>
          </w:tcPr>
          <w:p w14:paraId="6DD8A762" w14:textId="77777777" w:rsidR="000667DD" w:rsidRPr="000667DD" w:rsidRDefault="000667DD" w:rsidP="000667DD">
            <w:pPr>
              <w:rPr>
                <w:rFonts w:asciiTheme="minorHAnsi" w:hAnsiTheme="minorHAnsi" w:cstheme="minorHAnsi"/>
              </w:rPr>
            </w:pPr>
          </w:p>
        </w:tc>
        <w:tc>
          <w:tcPr>
            <w:tcW w:w="685" w:type="dxa"/>
            <w:vAlign w:val="center"/>
          </w:tcPr>
          <w:p w14:paraId="2B9A4394" w14:textId="77777777" w:rsidR="000667DD" w:rsidRPr="000667DD" w:rsidRDefault="000667DD" w:rsidP="000667DD">
            <w:pPr>
              <w:rPr>
                <w:rFonts w:asciiTheme="minorHAnsi" w:hAnsiTheme="minorHAnsi" w:cstheme="minorHAnsi"/>
              </w:rPr>
            </w:pPr>
          </w:p>
        </w:tc>
        <w:tc>
          <w:tcPr>
            <w:tcW w:w="844" w:type="dxa"/>
            <w:vAlign w:val="center"/>
          </w:tcPr>
          <w:p w14:paraId="581F4AAC" w14:textId="77777777" w:rsidR="000667DD" w:rsidRPr="000667DD" w:rsidRDefault="000667DD" w:rsidP="000667DD">
            <w:pPr>
              <w:rPr>
                <w:rFonts w:asciiTheme="minorHAnsi" w:hAnsiTheme="minorHAnsi" w:cstheme="minorHAnsi"/>
              </w:rPr>
            </w:pPr>
          </w:p>
        </w:tc>
        <w:tc>
          <w:tcPr>
            <w:tcW w:w="705" w:type="dxa"/>
            <w:vAlign w:val="center"/>
          </w:tcPr>
          <w:p w14:paraId="43809462" w14:textId="77777777" w:rsidR="000667DD" w:rsidRPr="000667DD" w:rsidRDefault="000667DD" w:rsidP="000667DD">
            <w:pPr>
              <w:rPr>
                <w:rFonts w:asciiTheme="minorHAnsi" w:hAnsiTheme="minorHAnsi" w:cstheme="minorHAnsi"/>
              </w:rPr>
            </w:pPr>
          </w:p>
        </w:tc>
        <w:tc>
          <w:tcPr>
            <w:tcW w:w="971" w:type="dxa"/>
            <w:vAlign w:val="center"/>
          </w:tcPr>
          <w:p w14:paraId="36C93CA8" w14:textId="77777777" w:rsidR="000667DD" w:rsidRPr="000667DD" w:rsidRDefault="000667DD" w:rsidP="000667DD">
            <w:pPr>
              <w:rPr>
                <w:rFonts w:asciiTheme="minorHAnsi" w:hAnsiTheme="minorHAnsi" w:cstheme="minorHAnsi"/>
              </w:rPr>
            </w:pPr>
          </w:p>
        </w:tc>
        <w:tc>
          <w:tcPr>
            <w:tcW w:w="682" w:type="dxa"/>
            <w:vAlign w:val="bottom"/>
          </w:tcPr>
          <w:p w14:paraId="6128D6B1" w14:textId="4FDD42FB"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22</w:t>
            </w:r>
          </w:p>
        </w:tc>
      </w:tr>
      <w:tr w:rsidR="0028661B" w:rsidRPr="00CD4364" w14:paraId="6205B9C6" w14:textId="77777777" w:rsidTr="0028661B">
        <w:trPr>
          <w:tblHeader/>
        </w:trPr>
        <w:tc>
          <w:tcPr>
            <w:tcW w:w="521" w:type="dxa"/>
            <w:vAlign w:val="center"/>
          </w:tcPr>
          <w:p w14:paraId="65C13AEB" w14:textId="4D627719"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4.9</w:t>
            </w:r>
          </w:p>
        </w:tc>
        <w:tc>
          <w:tcPr>
            <w:tcW w:w="4583" w:type="dxa"/>
            <w:vAlign w:val="center"/>
          </w:tcPr>
          <w:p w14:paraId="40FE4228" w14:textId="28661D76" w:rsidR="000667DD" w:rsidRPr="000667DD" w:rsidRDefault="000667DD" w:rsidP="000667DD">
            <w:pPr>
              <w:rPr>
                <w:rFonts w:asciiTheme="minorHAnsi" w:hAnsiTheme="minorHAnsi" w:cstheme="minorHAnsi"/>
              </w:rPr>
            </w:pPr>
            <w:r>
              <w:rPr>
                <w:rFonts w:asciiTheme="minorHAnsi" w:hAnsiTheme="minorHAnsi" w:cstheme="minorHAnsi"/>
              </w:rPr>
              <w:t xml:space="preserve">Презентация данных: итоговая аналитика эффекта пилота, дашборд для бизнеса, защита результатов и плана развития перед заказчиком</w:t>
            </w:r>
          </w:p>
        </w:tc>
        <w:tc>
          <w:tcPr>
            <w:tcW w:w="425" w:type="dxa"/>
            <w:vAlign w:val="center"/>
          </w:tcPr>
          <w:p w14:paraId="753CCAE0" w14:textId="77777777" w:rsidR="000667DD" w:rsidRPr="000667DD" w:rsidRDefault="000667DD" w:rsidP="000667DD">
            <w:pPr>
              <w:rPr>
                <w:rFonts w:asciiTheme="minorHAnsi" w:hAnsiTheme="minorHAnsi" w:cstheme="minorHAnsi"/>
              </w:rPr>
            </w:pPr>
          </w:p>
        </w:tc>
        <w:tc>
          <w:tcPr>
            <w:tcW w:w="791" w:type="dxa"/>
            <w:vAlign w:val="center"/>
          </w:tcPr>
          <w:p w14:paraId="383FE51E" w14:textId="77777777" w:rsidR="000667DD" w:rsidRPr="000667DD" w:rsidRDefault="000667DD" w:rsidP="000667DD">
            <w:pPr>
              <w:rPr>
                <w:rFonts w:asciiTheme="minorHAnsi" w:hAnsiTheme="minorHAnsi" w:cstheme="minorHAnsi"/>
              </w:rPr>
            </w:pPr>
          </w:p>
        </w:tc>
        <w:tc>
          <w:tcPr>
            <w:tcW w:w="685" w:type="dxa"/>
            <w:vAlign w:val="center"/>
          </w:tcPr>
          <w:p w14:paraId="06457F8D" w14:textId="77777777" w:rsidR="000667DD" w:rsidRPr="000667DD" w:rsidRDefault="000667DD" w:rsidP="000667DD">
            <w:pPr>
              <w:rPr>
                <w:rFonts w:asciiTheme="minorHAnsi" w:hAnsiTheme="minorHAnsi" w:cstheme="minorHAnsi"/>
              </w:rPr>
            </w:pPr>
          </w:p>
        </w:tc>
        <w:tc>
          <w:tcPr>
            <w:tcW w:w="844" w:type="dxa"/>
            <w:vAlign w:val="center"/>
          </w:tcPr>
          <w:p w14:paraId="333AFAEC" w14:textId="77777777" w:rsidR="000667DD" w:rsidRPr="000667DD" w:rsidRDefault="000667DD" w:rsidP="000667DD">
            <w:pPr>
              <w:rPr>
                <w:rFonts w:asciiTheme="minorHAnsi" w:hAnsiTheme="minorHAnsi" w:cstheme="minorHAnsi"/>
              </w:rPr>
            </w:pPr>
          </w:p>
        </w:tc>
        <w:tc>
          <w:tcPr>
            <w:tcW w:w="705" w:type="dxa"/>
            <w:vAlign w:val="center"/>
          </w:tcPr>
          <w:p w14:paraId="78B8FA23" w14:textId="77777777" w:rsidR="000667DD" w:rsidRPr="000667DD" w:rsidRDefault="000667DD" w:rsidP="000667DD">
            <w:pPr>
              <w:rPr>
                <w:rFonts w:asciiTheme="minorHAnsi" w:hAnsiTheme="minorHAnsi" w:cstheme="minorHAnsi"/>
              </w:rPr>
            </w:pPr>
          </w:p>
        </w:tc>
        <w:tc>
          <w:tcPr>
            <w:tcW w:w="971" w:type="dxa"/>
            <w:vAlign w:val="center"/>
          </w:tcPr>
          <w:p w14:paraId="6B60F8B7" w14:textId="77777777" w:rsidR="000667DD" w:rsidRPr="000667DD" w:rsidRDefault="000667DD" w:rsidP="000667DD">
            <w:pPr>
              <w:rPr>
                <w:rFonts w:asciiTheme="minorHAnsi" w:hAnsiTheme="minorHAnsi" w:cstheme="minorHAnsi"/>
              </w:rPr>
            </w:pPr>
          </w:p>
        </w:tc>
        <w:tc>
          <w:tcPr>
            <w:tcW w:w="682" w:type="dxa"/>
            <w:vAlign w:val="bottom"/>
          </w:tcPr>
          <w:p w14:paraId="023262D2" w14:textId="765F6A0D"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30</w:t>
            </w:r>
          </w:p>
        </w:tc>
      </w:tr>
      <w:tr w:rsidR="0028661B" w:rsidRPr="00CD4364" w14:paraId="2E37943C" w14:textId="77777777" w:rsidTr="0028661B">
        <w:trPr>
          <w:tblHeader/>
        </w:trPr>
        <w:tc>
          <w:tcPr>
            <w:tcW w:w="521" w:type="dxa"/>
            <w:vAlign w:val="center"/>
          </w:tcPr>
          <w:p w14:paraId="196C9CA7" w14:textId="557FE0CF" w:rsidR="000667DD" w:rsidRPr="000667DD" w:rsidRDefault="000667DD" w:rsidP="000667DD">
            <w:pPr>
              <w:ind w:hanging="104"/>
              <w:rPr>
                <w:rFonts w:asciiTheme="minorHAnsi" w:hAnsiTheme="minorHAnsi" w:cstheme="minorHAnsi"/>
                <w:b/>
                <w:bCs/>
              </w:rPr>
            </w:pPr>
            <w:r>
              <w:rPr>
                <w:rFonts w:asciiTheme="minorHAnsi" w:hAnsiTheme="minorHAnsi" w:cstheme="minorHAnsi"/>
                <w:b/>
                <w:bCs/>
              </w:rPr>
              <w:t>4.10</w:t>
            </w:r>
          </w:p>
        </w:tc>
        <w:tc>
          <w:tcPr>
            <w:tcW w:w="4583" w:type="dxa"/>
            <w:vAlign w:val="center"/>
          </w:tcPr>
          <w:p w14:paraId="76C2713B" w14:textId="7084FFA5" w:rsidR="000667DD" w:rsidRPr="000667DD" w:rsidRDefault="000667DD" w:rsidP="000667DD">
            <w:pPr>
              <w:rPr>
                <w:rFonts w:asciiTheme="minorHAnsi" w:hAnsiTheme="minorHAnsi" w:cstheme="minorHAnsi"/>
              </w:rPr>
            </w:pPr>
            <w:r>
              <w:rPr>
                <w:rFonts w:asciiTheme="minorHAnsi" w:hAnsiTheme="minorHAnsi" w:cstheme="minorHAnsi"/>
              </w:rPr>
              <w:t xml:space="preserve">Управление этапом: статусы, демо, приёмка</w:t>
            </w:r>
          </w:p>
        </w:tc>
        <w:tc>
          <w:tcPr>
            <w:tcW w:w="425" w:type="dxa"/>
            <w:vAlign w:val="center"/>
          </w:tcPr>
          <w:p w14:paraId="1C7ED7FA" w14:textId="77777777" w:rsidR="000667DD" w:rsidRPr="000667DD" w:rsidRDefault="000667DD" w:rsidP="000667DD">
            <w:pPr>
              <w:rPr>
                <w:rFonts w:asciiTheme="minorHAnsi" w:hAnsiTheme="minorHAnsi" w:cstheme="minorHAnsi"/>
              </w:rPr>
            </w:pPr>
          </w:p>
        </w:tc>
        <w:tc>
          <w:tcPr>
            <w:tcW w:w="791" w:type="dxa"/>
            <w:vAlign w:val="center"/>
          </w:tcPr>
          <w:p w14:paraId="493048E4" w14:textId="77777777" w:rsidR="000667DD" w:rsidRPr="000667DD" w:rsidRDefault="000667DD" w:rsidP="000667DD">
            <w:pPr>
              <w:rPr>
                <w:rFonts w:asciiTheme="minorHAnsi" w:hAnsiTheme="minorHAnsi" w:cstheme="minorHAnsi"/>
              </w:rPr>
            </w:pPr>
          </w:p>
        </w:tc>
        <w:tc>
          <w:tcPr>
            <w:tcW w:w="685" w:type="dxa"/>
            <w:vAlign w:val="center"/>
          </w:tcPr>
          <w:p w14:paraId="5C694012" w14:textId="77777777" w:rsidR="000667DD" w:rsidRPr="000667DD" w:rsidRDefault="000667DD" w:rsidP="000667DD">
            <w:pPr>
              <w:rPr>
                <w:rFonts w:asciiTheme="minorHAnsi" w:hAnsiTheme="minorHAnsi" w:cstheme="minorHAnsi"/>
              </w:rPr>
            </w:pPr>
          </w:p>
        </w:tc>
        <w:tc>
          <w:tcPr>
            <w:tcW w:w="844" w:type="dxa"/>
            <w:vAlign w:val="center"/>
          </w:tcPr>
          <w:p w14:paraId="4CCBEC4C" w14:textId="77777777" w:rsidR="000667DD" w:rsidRPr="000667DD" w:rsidRDefault="000667DD" w:rsidP="000667DD">
            <w:pPr>
              <w:rPr>
                <w:rFonts w:asciiTheme="minorHAnsi" w:hAnsiTheme="minorHAnsi" w:cstheme="minorHAnsi"/>
              </w:rPr>
            </w:pPr>
          </w:p>
        </w:tc>
        <w:tc>
          <w:tcPr>
            <w:tcW w:w="705" w:type="dxa"/>
            <w:vAlign w:val="center"/>
          </w:tcPr>
          <w:p w14:paraId="4634FFD1" w14:textId="77777777" w:rsidR="000667DD" w:rsidRPr="000667DD" w:rsidRDefault="000667DD" w:rsidP="000667DD">
            <w:pPr>
              <w:rPr>
                <w:rFonts w:asciiTheme="minorHAnsi" w:hAnsiTheme="minorHAnsi" w:cstheme="minorHAnsi"/>
              </w:rPr>
            </w:pPr>
          </w:p>
        </w:tc>
        <w:tc>
          <w:tcPr>
            <w:tcW w:w="971" w:type="dxa"/>
            <w:vAlign w:val="center"/>
          </w:tcPr>
          <w:p w14:paraId="7A46D774" w14:textId="77777777" w:rsidR="000667DD" w:rsidRPr="000667DD" w:rsidRDefault="000667DD" w:rsidP="000667DD">
            <w:pPr>
              <w:rPr>
                <w:rFonts w:asciiTheme="minorHAnsi" w:hAnsiTheme="minorHAnsi" w:cstheme="minorHAnsi"/>
              </w:rPr>
            </w:pPr>
          </w:p>
        </w:tc>
        <w:tc>
          <w:tcPr>
            <w:tcW w:w="682" w:type="dxa"/>
            <w:vAlign w:val="bottom"/>
          </w:tcPr>
          <w:p w14:paraId="0AC477E0" w14:textId="457470E1" w:rsidR="000667DD" w:rsidRPr="000667DD" w:rsidRDefault="000667DD" w:rsidP="003A16A7">
            <w:pPr>
              <w:jc w:val="center"/>
              <w:rPr>
                <w:rFonts w:asciiTheme="minorHAnsi" w:hAnsiTheme="minorHAnsi" w:cstheme="minorHAnsi"/>
                <w:b/>
                <w:bCs/>
              </w:rPr>
            </w:pPr>
            <w:r>
              <w:rPr>
                <w:rFonts w:asciiTheme="minorHAnsi" w:hAnsiTheme="minorHAnsi" w:cstheme="minorHAnsi"/>
                <w:color w:val="000000"/>
              </w:rPr>
              <w:t>18</w:t>
            </w:r>
          </w:p>
        </w:tc>
      </w:tr>
    </w:tbl>
    <w:p>
      <w:pPr>
        <w:pStyle w:val="a6"/>
        <w:numPr>
          <w:ilvl w:val="1"/>
          <w:numId w:val="11"/>
        </w:numPr>
        <w:spacing w:before="120"/>
        <w:jc w:val="both"/>
        <w:rPr>
          <w:ins w:id="9001" w:author="Елена Корякова" w:date="2026-09-27T18:36:01Z"/>
          <w:rFonts w:ascii="Calibri" w:hAnsi="Calibri"/>
          <w:sz w:val="22"/>
          <w:szCs w:val="22"/>
        </w:rPr>
      </w:pPr>
      <w:ins w:id="9002" w:author="Елена Корякова" w:date="2026-09-27T18:36:01Z">
        <w:r>
          <w:rPr>
            <w:rFonts w:ascii="Calibri" w:hAnsi="Calibri"/>
            <w:sz w:val="22"/>
            <w:szCs w:val="22"/>
          </w:rPr>
          <w:t xml:space="preserve">Услуги по настоящему Приложению являются услугами по разработке (модификации программного обеспечения) и не включают техническую поддержку, сопровождение, эксплуатацию, администрирование и развитие результатов Услуг, в том числе после их передачи Заказчику. Условия Договора о технической поддержке, уровне обслуживания (SLA), режиме обслуживания 24×7, сроках реакции на обращения и сроках устранения инцидентов к Услугам и результатам Услуг по настоящему Приложению не применяются. Условия технической поддержки, сопровождения и развития результатов Услуг после окончания срока оказания Услуг могут быть определены отдельным соглашением Сторон.</w:t>
        </w:r>
      </w:ins>
    </w:p>
    <w:p>
      <w:pPr>
        <w:pStyle w:val="a6"/>
        <w:numPr>
          <w:ilvl w:val="1"/>
          <w:numId w:val="11"/>
        </w:numPr>
        <w:jc w:val="both"/>
        <w:rPr>
          <w:ins w:id="9003" w:author="Елена Корякова" w:date="2026-09-27T18:36:01Z"/>
          <w:rFonts w:ascii="Calibri" w:hAnsi="Calibri"/>
          <w:sz w:val="22"/>
          <w:szCs w:val="22"/>
        </w:rPr>
      </w:pPr>
      <w:ins w:id="9004" w:author="Елена Корякова" w:date="2026-09-27T18:36:01Z">
        <w:r>
          <w:rPr>
            <w:rFonts w:ascii="Calibri" w:hAnsi="Calibri"/>
            <w:sz w:val="22"/>
            <w:szCs w:val="22"/>
          </w:rPr>
          <w:t xml:space="preserve">На этапе настройки и пилотного запуска (Этап 1 таблицы пункта 2.1 Приложения) сервис, создаваемый в рамках оказания Услуг, развёртывается на серверах и в серверных средах, арендуемых Исполнителем (пп. 5.2.2–5.2.3 Приложения). После завершения этапа настройки сервис подлежит миграции на серверы (в информационный контур) Заказчика с передачей его Заказчику в управление. Срок миграции согласовывается Сторонами дополнительно в письменной форме, в том числе по электронной почте Ответственных лиц. Для проведения миграции Заказчик за свой счёт предоставляет серверные мощности, доступы, сетевую связность и иные ресурсы, соответствующие требованиям Исполнителя, направленным Заказчику заблаговременно; срок оказания Услуг продлевается на период задержки предоставления указанных ресурсов Заказчиком. С момента передачи сервиса в управление Заказчику эксплуатация, администрирование, резервное копирование, обеспечение доступности и информационной безопасности сервиса и инфраструктуры осуществляются Заказчиком самостоятельно, а расходы Исполнителя, предусмотренные пп. 5.2.2–5.2.3 Приложения, за последующие периоды Заказчику не предъявляются.</w:t>
        </w:r>
      </w:ins>
    </w:p>
    <w:p w14:paraId="040446AD" w14:textId="18657602" w:rsidR="00D73102" w:rsidRPr="00D73102" w:rsidRDefault="00D73102" w:rsidP="00117F1E">
      <w:pPr>
        <w:pStyle w:val="ds-markdown-paragraph"/>
        <w:shd w:val="clear" w:color="auto" w:fill="FFFFFF"/>
        <w:spacing w:after="0" w:afterAutospacing="0"/>
        <w:jc w:val="both"/>
        <w:rPr>
          <w:rFonts w:asciiTheme="minorHAnsi" w:hAnsiTheme="minorHAnsi" w:cstheme="minorHAnsi"/>
          <w:sz w:val="22"/>
          <w:szCs w:val="22"/>
        </w:rPr>
      </w:pPr>
    </w:p>
    <w:p w14:paraId="33180DCD" w14:textId="77777777" w:rsidR="009672F7" w:rsidRPr="002A6764" w:rsidRDefault="009672F7" w:rsidP="00E554E5">
      <w:pPr>
        <w:pStyle w:val="a"/>
        <w:numPr>
          <w:ilvl w:val="0"/>
          <w:numId w:val="8"/>
        </w:numPr>
        <w:jc w:val="center"/>
      </w:pPr>
      <w:r>
        <w:t xml:space="preserve">ответственные ЛИЦА</w:t>
      </w:r>
    </w:p>
    <w:p w14:paraId="3CD638BB" w14:textId="77777777" w:rsidR="009672F7"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В целях исполнения настоящего Приложения Стороны назначают ответственных сотрудников для взаимодействия по предмету настоящего Приложения:</w:t>
      </w:r>
    </w:p>
    <w:p w14:paraId="014B2DD0" w14:textId="77777777" w:rsidR="009672F7" w:rsidRDefault="009672F7" w:rsidP="009672F7">
      <w:pPr>
        <w:spacing w:after="120"/>
        <w:ind w:left="708"/>
        <w:jc w:val="both"/>
        <w:rPr>
          <w:rFonts w:asciiTheme="minorHAnsi" w:hAnsiTheme="minorHAnsi" w:cstheme="minorHAnsi"/>
          <w:sz w:val="22"/>
          <w:szCs w:val="22"/>
        </w:rPr>
      </w:pPr>
      <w:r>
        <w:rPr>
          <w:rFonts w:asciiTheme="minorHAnsi" w:hAnsiTheme="minorHAnsi" w:cstheme="minorHAnsi"/>
          <w:sz w:val="22"/>
          <w:szCs w:val="22"/>
        </w:rPr>
        <w:t>Со стороны Заказчика:</w:t>
      </w:r>
    </w:p>
    <w:tbl>
      <w:tblPr>
        <w:tblStyle w:val="aff2"/>
        <w:tblW w:w="0" w:type="auto"/>
        <w:tblInd w:w="988" w:type="dxa"/>
        <w:tblLook w:val="04A0" w:firstRow="1" w:lastRow="0" w:firstColumn="1" w:lastColumn="0" w:noHBand="0" w:noVBand="1"/>
      </w:tblPr>
      <w:tblGrid>
        <w:gridCol w:w="1312"/>
        <w:gridCol w:w="1530"/>
        <w:gridCol w:w="1685"/>
        <w:gridCol w:w="2012"/>
        <w:gridCol w:w="1818"/>
      </w:tblGrid>
      <w:tr w:rsidR="009672F7" w:rsidRPr="00CA2716" w14:paraId="322E7537" w14:textId="77777777" w:rsidTr="00904F9E">
        <w:tc>
          <w:tcPr>
            <w:tcW w:w="1312" w:type="dxa"/>
          </w:tcPr>
          <w:p w14:paraId="3C2929CD" w14:textId="77777777" w:rsidR="009672F7" w:rsidRPr="00CA2716" w:rsidRDefault="009672F7" w:rsidP="002A2575">
            <w:pPr>
              <w:rPr>
                <w:rFonts w:asciiTheme="minorHAnsi" w:hAnsiTheme="minorHAnsi" w:cstheme="minorHAnsi"/>
              </w:rPr>
            </w:pPr>
            <w:r>
              <w:rPr>
                <w:rFonts w:asciiTheme="minorHAnsi" w:hAnsiTheme="minorHAnsi" w:cstheme="minorHAnsi"/>
              </w:rPr>
              <w:t>ФИО</w:t>
            </w:r>
          </w:p>
        </w:tc>
        <w:tc>
          <w:tcPr>
            <w:tcW w:w="1530" w:type="dxa"/>
          </w:tcPr>
          <w:p w14:paraId="123581E1" w14:textId="77777777" w:rsidR="009672F7" w:rsidRPr="00CA2716" w:rsidRDefault="009672F7" w:rsidP="002A2575">
            <w:pPr>
              <w:rPr>
                <w:rFonts w:asciiTheme="minorHAnsi" w:hAnsiTheme="minorHAnsi" w:cstheme="minorHAnsi"/>
              </w:rPr>
            </w:pPr>
            <w:r>
              <w:rPr>
                <w:rFonts w:asciiTheme="minorHAnsi" w:hAnsiTheme="minorHAnsi" w:cstheme="minorHAnsi"/>
              </w:rPr>
              <w:t>Должность</w:t>
            </w:r>
          </w:p>
        </w:tc>
        <w:tc>
          <w:tcPr>
            <w:tcW w:w="1685" w:type="dxa"/>
          </w:tcPr>
          <w:p w14:paraId="29C462F7" w14:textId="77777777" w:rsidR="009672F7" w:rsidRPr="00CA2716" w:rsidRDefault="009672F7" w:rsidP="002A2575">
            <w:pPr>
              <w:rPr>
                <w:rFonts w:asciiTheme="minorHAnsi" w:hAnsiTheme="minorHAnsi" w:cstheme="minorHAnsi"/>
              </w:rPr>
            </w:pPr>
            <w:r>
              <w:rPr>
                <w:rFonts w:asciiTheme="minorHAnsi" w:hAnsiTheme="minorHAnsi" w:cstheme="minorHAnsi"/>
              </w:rPr>
              <w:t>Телефон</w:t>
            </w:r>
          </w:p>
        </w:tc>
        <w:tc>
          <w:tcPr>
            <w:tcW w:w="2012" w:type="dxa"/>
          </w:tcPr>
          <w:p w14:paraId="6E15697B" w14:textId="77777777" w:rsidR="009672F7" w:rsidRPr="00CA2716" w:rsidRDefault="009672F7" w:rsidP="002A2575">
            <w:pPr>
              <w:rPr>
                <w:rFonts w:asciiTheme="minorHAnsi" w:hAnsiTheme="minorHAnsi" w:cstheme="minorHAnsi"/>
                <w:lang w:val="en-US"/>
              </w:rPr>
            </w:pPr>
            <w:r>
              <w:rPr>
                <w:rFonts w:asciiTheme="minorHAnsi" w:hAnsiTheme="minorHAnsi" w:cstheme="minorHAnsi"/>
                <w:lang w:val="en-US"/>
              </w:rPr>
              <w:t>E-mail</w:t>
            </w:r>
          </w:p>
        </w:tc>
        <w:tc>
          <w:tcPr>
            <w:tcW w:w="1818" w:type="dxa"/>
          </w:tcPr>
          <w:p w14:paraId="467C8606" w14:textId="77777777" w:rsidR="009672F7" w:rsidRPr="00CA2716" w:rsidRDefault="009672F7" w:rsidP="002A2575">
            <w:pPr>
              <w:rPr>
                <w:rFonts w:asciiTheme="minorHAnsi" w:hAnsiTheme="minorHAnsi" w:cstheme="minorHAnsi"/>
              </w:rPr>
            </w:pPr>
            <w:r>
              <w:rPr>
                <w:rFonts w:asciiTheme="minorHAnsi" w:hAnsiTheme="minorHAnsi" w:cstheme="minorHAnsi"/>
              </w:rPr>
              <w:t>Область ответственности</w:t>
            </w:r>
          </w:p>
        </w:tc>
      </w:tr>
      <w:tr w:rsidR="009672F7" w:rsidRPr="00CA2716" w14:paraId="1820E5B7" w14:textId="77777777" w:rsidTr="00904F9E">
        <w:tc>
          <w:tcPr>
            <w:tcW w:w="1312" w:type="dxa"/>
          </w:tcPr>
          <w:p w14:paraId="3B537B13" w14:textId="77777777" w:rsidR="009672F7" w:rsidRPr="00BB60B1" w:rsidRDefault="00BB60B1" w:rsidP="002A2575">
            <w:pPr>
              <w:rPr>
                <w:rFonts w:asciiTheme="minorHAnsi" w:hAnsiTheme="minorHAnsi" w:cstheme="minorHAnsi"/>
              </w:rPr>
            </w:pPr>
            <w:r>
              <w:rPr>
                <w:rFonts w:asciiTheme="minorHAnsi" w:hAnsiTheme="minorHAnsi" w:cstheme="minorHAnsi"/>
              </w:rPr>
              <w:t xml:space="preserve">Каунец Роман Викторович</w:t>
            </w:r>
          </w:p>
        </w:tc>
        <w:tc>
          <w:tcPr>
            <w:tcW w:w="1530" w:type="dxa"/>
          </w:tcPr>
          <w:p w14:paraId="0CA5554F" w14:textId="77777777" w:rsidR="009672F7" w:rsidRPr="00BB60B1" w:rsidRDefault="00BB60B1" w:rsidP="002A2575">
            <w:pPr>
              <w:rPr>
                <w:rFonts w:asciiTheme="minorHAnsi" w:hAnsiTheme="minorHAnsi" w:cstheme="minorHAnsi"/>
              </w:rPr>
            </w:pPr>
            <w:r>
              <w:rPr>
                <w:rFonts w:asciiTheme="minorHAnsi" w:hAnsiTheme="minorHAnsi" w:cstheme="minorHAnsi"/>
              </w:rPr>
              <w:t>Руководитель отдела CVM и персональных коммуникаций</w:t>
            </w:r>
          </w:p>
        </w:tc>
        <w:tc>
          <w:tcPr>
            <w:tcW w:w="1685" w:type="dxa"/>
          </w:tcPr>
          <w:p w14:paraId="3DC65D2A" w14:textId="77777777" w:rsidR="009672F7" w:rsidRPr="00BB60B1" w:rsidRDefault="00BB60B1" w:rsidP="002A2575">
            <w:pPr>
              <w:rPr>
                <w:rFonts w:asciiTheme="minorHAnsi" w:hAnsiTheme="minorHAnsi" w:cstheme="minorHAnsi"/>
              </w:rPr>
            </w:pPr>
            <w:r>
              <w:rPr>
                <w:rFonts w:asciiTheme="minorHAnsi" w:hAnsiTheme="minorHAnsi" w:cstheme="minorHAnsi"/>
              </w:rPr>
              <w:t xml:space="preserve">+7 915 212 35 35</w:t>
            </w:r>
          </w:p>
        </w:tc>
        <w:tc>
          <w:tcPr>
            <w:tcW w:w="2012" w:type="dxa"/>
          </w:tcPr>
          <w:p w14:paraId="7DF0E733" w14:textId="77777777" w:rsidR="009672F7" w:rsidRPr="00BB60B1" w:rsidRDefault="00BB60B1" w:rsidP="002A2575">
            <w:pPr>
              <w:rPr>
                <w:rFonts w:asciiTheme="minorHAnsi" w:hAnsiTheme="minorHAnsi" w:cstheme="minorHAnsi"/>
              </w:rPr>
            </w:pPr>
            <w:r>
              <w:rPr>
                <w:rFonts w:asciiTheme="minorHAnsi" w:hAnsiTheme="minorHAnsi" w:cstheme="minorHAnsi"/>
              </w:rPr>
              <w:t>R.Kaunets@dixy.ru</w:t>
            </w:r>
          </w:p>
        </w:tc>
        <w:tc>
          <w:tcPr>
            <w:tcW w:w="1818" w:type="dxa"/>
          </w:tcPr>
          <w:p w14:paraId="1DE292A7" w14:textId="77777777" w:rsidR="009672F7" w:rsidRPr="00BB60B1" w:rsidRDefault="00BB60B1" w:rsidP="002A2575">
            <w:pPr>
              <w:rPr>
                <w:rFonts w:asciiTheme="minorHAnsi" w:hAnsiTheme="minorHAnsi" w:cstheme="minorHAnsi"/>
              </w:rPr>
            </w:pPr>
            <w:r>
              <w:rPr>
                <w:rFonts w:asciiTheme="minorHAnsi" w:hAnsiTheme="minorHAnsi" w:cstheme="minorHAnsi"/>
              </w:rPr>
              <w:t>Механики, коммуникации, аналитика</w:t>
            </w:r>
          </w:p>
        </w:tc>
      </w:tr>
    </w:tbl>
    <w:p w14:paraId="4119572D" w14:textId="77777777" w:rsidR="009672F7" w:rsidRDefault="009672F7" w:rsidP="009672F7">
      <w:pPr>
        <w:spacing w:after="120"/>
        <w:jc w:val="both"/>
        <w:rPr>
          <w:rFonts w:asciiTheme="minorHAnsi" w:hAnsiTheme="minorHAnsi" w:cstheme="minorHAnsi"/>
          <w:sz w:val="22"/>
          <w:szCs w:val="22"/>
        </w:rPr>
      </w:pPr>
      <w:r>
        <w:rPr>
          <w:rFonts w:asciiTheme="minorHAnsi" w:hAnsiTheme="minorHAnsi" w:cstheme="minorHAnsi"/>
          <w:sz w:val="22"/>
          <w:szCs w:val="22"/>
        </w:rPr>
        <w:tab/>
        <w:t>Со стороны Исполнителя:</w:t>
      </w:r>
    </w:p>
    <w:tbl>
      <w:tblPr>
        <w:tblStyle w:val="aff2"/>
        <w:tblW w:w="0" w:type="auto"/>
        <w:tblInd w:w="988" w:type="dxa"/>
        <w:tblLook w:val="04A0" w:firstRow="1" w:lastRow="0" w:firstColumn="1" w:lastColumn="0" w:noHBand="0" w:noVBand="1"/>
      </w:tblPr>
      <w:tblGrid>
        <w:gridCol w:w="1271"/>
        <w:gridCol w:w="1512"/>
        <w:gridCol w:w="1582"/>
        <w:gridCol w:w="2202"/>
        <w:gridCol w:w="1790"/>
      </w:tblGrid>
      <w:tr w:rsidR="003262D0" w:rsidRPr="00CA2716" w14:paraId="4C164CFE" w14:textId="77777777" w:rsidTr="002A2575">
        <w:tc>
          <w:tcPr>
            <w:tcW w:w="1312" w:type="dxa"/>
          </w:tcPr>
          <w:p w14:paraId="04322DF2" w14:textId="77777777" w:rsidR="009672F7" w:rsidRPr="00CA2716" w:rsidRDefault="009672F7" w:rsidP="002A2575">
            <w:pPr>
              <w:rPr>
                <w:rFonts w:asciiTheme="minorHAnsi" w:hAnsiTheme="minorHAnsi" w:cstheme="minorHAnsi"/>
              </w:rPr>
            </w:pPr>
            <w:r>
              <w:rPr>
                <w:rFonts w:asciiTheme="minorHAnsi" w:hAnsiTheme="minorHAnsi" w:cstheme="minorHAnsi"/>
              </w:rPr>
              <w:t>ФИО</w:t>
            </w:r>
          </w:p>
        </w:tc>
        <w:tc>
          <w:tcPr>
            <w:tcW w:w="1530" w:type="dxa"/>
          </w:tcPr>
          <w:p w14:paraId="1419532A" w14:textId="77777777" w:rsidR="009672F7" w:rsidRPr="00CA2716" w:rsidRDefault="009672F7" w:rsidP="002A2575">
            <w:pPr>
              <w:rPr>
                <w:rFonts w:asciiTheme="minorHAnsi" w:hAnsiTheme="minorHAnsi" w:cstheme="minorHAnsi"/>
              </w:rPr>
            </w:pPr>
            <w:r>
              <w:rPr>
                <w:rFonts w:asciiTheme="minorHAnsi" w:hAnsiTheme="minorHAnsi" w:cstheme="minorHAnsi"/>
              </w:rPr>
              <w:t>Должность</w:t>
            </w:r>
          </w:p>
        </w:tc>
        <w:tc>
          <w:tcPr>
            <w:tcW w:w="1685" w:type="dxa"/>
          </w:tcPr>
          <w:p w14:paraId="2A983937" w14:textId="77777777" w:rsidR="009672F7" w:rsidRPr="00CA2716" w:rsidRDefault="009672F7" w:rsidP="002A2575">
            <w:pPr>
              <w:rPr>
                <w:rFonts w:asciiTheme="minorHAnsi" w:hAnsiTheme="minorHAnsi" w:cstheme="minorHAnsi"/>
              </w:rPr>
            </w:pPr>
            <w:r>
              <w:rPr>
                <w:rFonts w:asciiTheme="minorHAnsi" w:hAnsiTheme="minorHAnsi" w:cstheme="minorHAnsi"/>
              </w:rPr>
              <w:t>Телефон</w:t>
            </w:r>
          </w:p>
        </w:tc>
        <w:tc>
          <w:tcPr>
            <w:tcW w:w="2012" w:type="dxa"/>
          </w:tcPr>
          <w:p w14:paraId="2CD7CD58" w14:textId="77777777" w:rsidR="009672F7" w:rsidRPr="00CA2716" w:rsidRDefault="009672F7" w:rsidP="002A2575">
            <w:pPr>
              <w:rPr>
                <w:rFonts w:asciiTheme="minorHAnsi" w:hAnsiTheme="minorHAnsi" w:cstheme="minorHAnsi"/>
                <w:lang w:val="en-US"/>
              </w:rPr>
            </w:pPr>
            <w:r>
              <w:rPr>
                <w:rFonts w:asciiTheme="minorHAnsi" w:hAnsiTheme="minorHAnsi" w:cstheme="minorHAnsi"/>
                <w:lang w:val="en-US"/>
              </w:rPr>
              <w:t>E-mail</w:t>
            </w:r>
          </w:p>
        </w:tc>
        <w:tc>
          <w:tcPr>
            <w:tcW w:w="1818" w:type="dxa"/>
          </w:tcPr>
          <w:p w14:paraId="6DED850E" w14:textId="77777777" w:rsidR="009672F7" w:rsidRPr="00CA2716" w:rsidRDefault="009672F7" w:rsidP="002A2575">
            <w:pPr>
              <w:rPr>
                <w:rFonts w:asciiTheme="minorHAnsi" w:hAnsiTheme="minorHAnsi" w:cstheme="minorHAnsi"/>
              </w:rPr>
            </w:pPr>
            <w:r>
              <w:rPr>
                <w:rFonts w:asciiTheme="minorHAnsi" w:hAnsiTheme="minorHAnsi" w:cstheme="minorHAnsi"/>
              </w:rPr>
              <w:t>Область ответственности</w:t>
            </w:r>
          </w:p>
        </w:tc>
      </w:tr>
      <w:tr w:rsidR="003262D0" w:rsidRPr="00CA2716" w14:paraId="726676F8" w14:textId="77777777" w:rsidTr="002A2575">
        <w:tc>
          <w:tcPr>
            <w:tcW w:w="1312" w:type="dxa"/>
          </w:tcPr>
          <w:p w14:paraId="0E947D20" w14:textId="5D0D2C2F" w:rsidR="009672F7" w:rsidRPr="003262D0" w:rsidRDefault="00117F1E" w:rsidP="002A2575">
            <w:pPr>
              <w:rPr>
                <w:rFonts w:asciiTheme="minorHAnsi" w:hAnsiTheme="minorHAnsi" w:cstheme="minorHAnsi"/>
              </w:rPr>
            </w:pPr>
            <w:r>
              <w:rPr>
                <w:rFonts w:asciiTheme="minorHAnsi" w:hAnsiTheme="minorHAnsi" w:cstheme="minorHAnsi"/>
              </w:rPr>
              <w:t>Елена Корякова</w:t>
            </w:r>
          </w:p>
        </w:tc>
        <w:tc>
          <w:tcPr>
            <w:tcW w:w="1530" w:type="dxa"/>
          </w:tcPr>
          <w:p w14:paraId="7190E7B9" w14:textId="4D85AC9E" w:rsidR="009672F7" w:rsidRPr="00CA2716" w:rsidRDefault="009672F7" w:rsidP="00117F1E">
            <w:pPr>
              <w:rPr>
                <w:rFonts w:asciiTheme="minorHAnsi" w:hAnsiTheme="minorHAnsi" w:cstheme="minorHAnsi"/>
              </w:rPr>
            </w:pPr>
            <w:r>
              <w:rPr>
                <w:rFonts w:asciiTheme="minorHAnsi" w:hAnsiTheme="minorHAnsi" w:cstheme="minorHAnsi"/>
              </w:rPr>
              <w:t xml:space="preserve">Руководитель направления</w:t>
            </w:r>
          </w:p>
        </w:tc>
        <w:tc>
          <w:tcPr>
            <w:tcW w:w="1685" w:type="dxa"/>
          </w:tcPr>
          <w:p w14:paraId="5F169FC3" w14:textId="1C3BFC59" w:rsidR="009672F7" w:rsidRPr="00CA2716" w:rsidRDefault="009672F7" w:rsidP="003262D0">
            <w:pPr>
              <w:rPr>
                <w:rFonts w:asciiTheme="minorHAnsi" w:hAnsiTheme="minorHAnsi" w:cstheme="minorHAnsi"/>
              </w:rPr>
            </w:pPr>
          </w:p>
        </w:tc>
        <w:tc>
          <w:tcPr>
            <w:tcW w:w="2012" w:type="dxa"/>
          </w:tcPr>
          <w:p w14:paraId="01FBE9EA" w14:textId="31AE3A50" w:rsidR="009672F7" w:rsidRPr="00CA2716" w:rsidRDefault="00117F1E" w:rsidP="002A2575">
            <w:pPr>
              <w:rPr>
                <w:rFonts w:asciiTheme="minorHAnsi" w:hAnsiTheme="minorHAnsi" w:cstheme="minorHAnsi"/>
              </w:rPr>
            </w:pPr>
            <w:r>
              <w:rPr>
                <w:rFonts w:asciiTheme="minorHAnsi" w:hAnsiTheme="minorHAnsi" w:cstheme="minorHAnsi"/>
                <w:lang w:val="en-US"/>
              </w:rPr>
              <w:t>ekor@manzanagroup.ru</w:t>
            </w:r>
          </w:p>
        </w:tc>
        <w:tc>
          <w:tcPr>
            <w:tcW w:w="1818" w:type="dxa"/>
          </w:tcPr>
          <w:p w14:paraId="384962F7" w14:textId="77777777" w:rsidR="009672F7" w:rsidRPr="008C22E6" w:rsidRDefault="009672F7" w:rsidP="002A2575">
            <w:pPr>
              <w:rPr>
                <w:rFonts w:asciiTheme="minorHAnsi" w:hAnsiTheme="minorHAnsi" w:cstheme="minorHAnsi"/>
              </w:rPr>
            </w:pPr>
            <w:r>
              <w:rPr>
                <w:rFonts w:asciiTheme="minorHAnsi" w:hAnsiTheme="minorHAnsi" w:cstheme="minorHAnsi"/>
              </w:rPr>
              <w:t>Координация взаимодействия</w:t>
            </w:r>
          </w:p>
        </w:tc>
      </w:tr>
    </w:tbl>
    <w:p w14:paraId="5FEF05BF" w14:textId="77777777" w:rsidR="009672F7" w:rsidRPr="008C22E6" w:rsidRDefault="009672F7" w:rsidP="009672F7">
      <w:pPr>
        <w:spacing w:after="120"/>
        <w:jc w:val="both"/>
        <w:rPr>
          <w:rFonts w:asciiTheme="minorHAnsi" w:hAnsiTheme="minorHAnsi" w:cstheme="minorHAnsi"/>
          <w:sz w:val="22"/>
          <w:szCs w:val="22"/>
        </w:rPr>
      </w:pPr>
    </w:p>
    <w:p w14:paraId="6FBC61C0" w14:textId="77777777" w:rsidR="009672F7" w:rsidRPr="000C0EAA"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Изменение реквизитов и/или состава Ответственных лиц в течение срока действия настоящего Приложения производится по письменному уведомлению противоположной Стороны настоящего Приложения. </w:t>
      </w:r>
    </w:p>
    <w:p w14:paraId="28FEFC23" w14:textId="77777777" w:rsidR="009672F7" w:rsidRPr="004A4077" w:rsidRDefault="009672F7" w:rsidP="00E554E5">
      <w:pPr>
        <w:pStyle w:val="a"/>
        <w:numPr>
          <w:ilvl w:val="0"/>
          <w:numId w:val="8"/>
        </w:numPr>
        <w:jc w:val="center"/>
      </w:pPr>
      <w:r>
        <w:t>ПОРЯДОК СДАЧИ-ПРИЕМКИ УСЛУГ</w:t>
      </w:r>
    </w:p>
    <w:p w14:paraId="591B8814" w14:textId="1A216CBD" w:rsidR="009672F7" w:rsidRPr="00393FC8"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Принятие оказанных услуг подтверждается подписанием Универсального передаточного документа (далее - УПД), предоставляемым Исполнителем по завершению Расчетного периода (календарного месяца).</w:t>
      </w:r>
    </w:p>
    <w:p w14:paraId="10405E68" w14:textId="77777777" w:rsidR="009672F7" w:rsidRPr="0059574B"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После получения УПД Заказчик в течение 5 (пяти) рабочих дней с даты получения УПД обязан либо подписать УПД, либо представить обоснованный (мотивированный) письменный отказ. Если в течение 5 (пяти) рабочих дней с момента получения УПД Заказчик не направит Исполнителю обоснованный письменный отказ от подписания УПД, УПД считается подписанным, а Услуги принятыми вне зависимости от подписания УПД Заказчиком. </w:t>
      </w:r>
    </w:p>
    <w:p w14:paraId="107267EB" w14:textId="77777777" w:rsidR="009672F7" w:rsidRPr="004A4077" w:rsidRDefault="009672F7" w:rsidP="00E554E5">
      <w:pPr>
        <w:pStyle w:val="a"/>
        <w:numPr>
          <w:ilvl w:val="0"/>
          <w:numId w:val="8"/>
        </w:numPr>
        <w:jc w:val="center"/>
      </w:pPr>
      <w:r>
        <w:t>СТОИМОСТЬ, УСЛОВИЯ И ПОРЯДОК РАСЧЕТОВ</w:t>
      </w:r>
    </w:p>
    <w:p w14:paraId="05516BD5" w14:textId="3C5D6AE5" w:rsidR="00EB0A02" w:rsidRDefault="00EB0A02" w:rsidP="00EB0A02">
      <w:pPr>
        <w:numPr>
          <w:ilvl w:val="1"/>
          <w:numId w:val="8"/>
        </w:numPr>
        <w:spacing w:after="120"/>
        <w:jc w:val="both"/>
        <w:rPr>
          <w:rFonts w:asciiTheme="minorHAnsi" w:hAnsiTheme="minorHAnsi" w:cstheme="minorHAnsi"/>
          <w:sz w:val="22"/>
          <w:szCs w:val="22"/>
        </w:rPr>
      </w:pPr>
      <w:r>
        <w:rPr>
          <w:rFonts w:asciiTheme="minorHAnsi" w:hAnsiTheme="minorHAnsi" w:cstheme="minorHAnsi"/>
          <w:sz w:val="22"/>
          <w:szCs w:val="22"/>
        </w:rPr>
        <w:t xml:space="preserve">Стоимость Услуг по Приложению устанавливается в виде фиксированных платежей за соответствующие Расчетные периоды и составляет:</w:t>
      </w:r>
    </w:p>
    <w:p w14:paraId="0C817611" w14:textId="41FAAD62" w:rsidR="00EB0A02" w:rsidRDefault="00EB0A02" w:rsidP="00EB0A02">
      <w:pPr>
        <w:numPr>
          <w:ilvl w:val="2"/>
          <w:numId w:val="8"/>
        </w:numPr>
        <w:spacing w:after="120"/>
        <w:jc w:val="both"/>
        <w:rPr>
          <w:rFonts w:asciiTheme="minorHAnsi" w:hAnsiTheme="minorHAnsi" w:cstheme="minorHAnsi"/>
          <w:sz w:val="22"/>
          <w:szCs w:val="22"/>
        </w:rPr>
      </w:pPr>
      <w:r>
        <w:rPr>
          <w:rFonts w:asciiTheme="minorHAnsi" w:hAnsiTheme="minorHAnsi" w:cstheme="minorHAnsi"/>
          <w:sz w:val="22"/>
          <w:szCs w:val="22"/>
        </w:rPr>
        <w:t xml:space="preserve">за Расчетные периоды август и сентябрь 2026 года совокупно: 1 613 850,00 руб. (Один миллион шестьсот тринадцать тысяч восемьсот пятьдесят рублей 00 копеек), кроме того НДС по ставке 22% в размере 355 047,00 руб. (Триста пятьдесят пять тысяч сорок семь рублей 00 копеек), итого 1 968 897,00 руб. (Один миллион девятьсот шестьдесят восемь тысяч восемьсот девяносто семь рублей 00 копеек);</w:t>
      </w:r>
    </w:p>
    <w:p w14:paraId="08709262" w14:textId="3758286E" w:rsidR="00EB0A02" w:rsidRDefault="00EB0A02" w:rsidP="00EB0A02">
      <w:pPr>
        <w:numPr>
          <w:ilvl w:val="2"/>
          <w:numId w:val="8"/>
        </w:numPr>
        <w:spacing w:after="120"/>
        <w:jc w:val="both"/>
        <w:rPr>
          <w:rFonts w:asciiTheme="minorHAnsi" w:hAnsiTheme="minorHAnsi" w:cstheme="minorHAnsi"/>
          <w:sz w:val="22"/>
          <w:szCs w:val="22"/>
        </w:rPr>
      </w:pPr>
      <w:r>
        <w:rPr>
          <w:rFonts w:asciiTheme="minorHAnsi" w:hAnsiTheme="minorHAnsi" w:cstheme="minorHAnsi"/>
          <w:sz w:val="22"/>
          <w:szCs w:val="22"/>
        </w:rPr>
        <w:t xml:space="preserve">за Расчетный период октябрь 2026 года: 1 300 650,00 руб. (Один миллион триста тысяч шестьсот пятьдесят рублей 00 копеек), кроме того НДС по ставке 22% в размере 286 143,00 руб. (Двести восемьдесят шесть тысяч сто сорок три рубля 00 копеек), итого 1 586 793,00 </w:t>
        <w:lastRenderedPageBreak/>
        <w:t xml:space="preserve">руб. (Один миллион пятьсот восемьдесят шесть тысяч семьсот девяносто три рубля 00 копеек);</w:t>
      </w:r>
    </w:p>
    <w:p w14:paraId="38063759" w14:textId="34FBCA0D" w:rsidR="00EB0A02" w:rsidRDefault="00EB0A02" w:rsidP="00EB0A02">
      <w:pPr>
        <w:numPr>
          <w:ilvl w:val="2"/>
          <w:numId w:val="8"/>
        </w:numPr>
        <w:spacing w:after="120"/>
        <w:jc w:val="both"/>
        <w:rPr>
          <w:rFonts w:asciiTheme="minorHAnsi" w:hAnsiTheme="minorHAnsi" w:cstheme="minorHAnsi"/>
          <w:sz w:val="22"/>
          <w:szCs w:val="22"/>
        </w:rPr>
      </w:pPr>
      <w:r>
        <w:rPr>
          <w:rFonts w:asciiTheme="minorHAnsi" w:hAnsiTheme="minorHAnsi" w:cstheme="minorHAnsi"/>
          <w:sz w:val="22"/>
          <w:szCs w:val="22"/>
        </w:rPr>
        <w:t xml:space="preserve">за Расчетный период ноябрь 2026 года: 1 761 750,00 руб. (Один миллион семьсот шестьдесят одна тысяча семьсот пятьдесят рублей 00 копеек), кроме того НДС по ставке 22% в размере 387 585,00 руб. (Триста восемьдесят семь тысяч пятьсот восемьдесят пять рублей 00 копеек), итого 2 149 335,00 руб. (Два миллиона сто сорок девять тысяч триста тридцать пять рублей 00 копеек);</w:t>
      </w:r>
    </w:p>
    <w:p w14:paraId="5F3B2CB6" w14:textId="481A71B8" w:rsidR="00EB0A02" w:rsidRDefault="00EB0A02" w:rsidP="00292B10">
      <w:pPr>
        <w:numPr>
          <w:ilvl w:val="2"/>
          <w:numId w:val="8"/>
        </w:numPr>
        <w:spacing w:after="120"/>
        <w:jc w:val="both"/>
        <w:rPr>
          <w:rFonts w:asciiTheme="minorHAnsi" w:hAnsiTheme="minorHAnsi" w:cstheme="minorHAnsi"/>
          <w:sz w:val="22"/>
          <w:szCs w:val="22"/>
        </w:rPr>
      </w:pPr>
      <w:r>
        <w:rPr>
          <w:rFonts w:asciiTheme="minorHAnsi" w:hAnsiTheme="minorHAnsi" w:cstheme="minorHAnsi"/>
          <w:sz w:val="22"/>
          <w:szCs w:val="22"/>
        </w:rPr>
        <w:t xml:space="preserve">за Расчетный период декабрь 2026 года: 1 774 800,00 руб. (Один миллион семьсот семьдесят четыре тысячи восемьсот рублей 00 копеек), кроме того НДС по ставке 22% в размере 390 456,00 руб. (Триста девяносто тысяч четыреста пятьдесят шесть рублей 00 копеек), итого 2 165 256,00 руб. (Два миллиона сто шестьдесят пять тысяч двести пятьдесят шесть рублей 00 копеек);</w:t>
      </w:r>
    </w:p>
    <w:p w14:paraId="67C26616" w14:textId="6ECE5F8C" w:rsidR="00EB0A02" w:rsidRDefault="00EB0A02" w:rsidP="00292B10">
      <w:pPr>
        <w:numPr>
          <w:ilvl w:val="2"/>
          <w:numId w:val="8"/>
        </w:numPr>
        <w:spacing w:after="120"/>
        <w:jc w:val="both"/>
        <w:rPr>
          <w:rFonts w:asciiTheme="minorHAnsi" w:hAnsiTheme="minorHAnsi" w:cstheme="minorHAnsi"/>
          <w:sz w:val="22"/>
          <w:szCs w:val="22"/>
        </w:rPr>
      </w:pPr>
      <w:r>
        <w:rPr>
          <w:rFonts w:asciiTheme="minorHAnsi" w:hAnsiTheme="minorHAnsi" w:cstheme="minorHAnsi"/>
          <w:sz w:val="22"/>
          <w:szCs w:val="22"/>
        </w:rPr>
        <w:t xml:space="preserve">за Расчетный период январь 2027 года: 1 692 150,00 руб. (Один миллион шестьсот девяносто две тысячи сто пятьдесят рублей 00 копеек), кроме того НДС по ставке 22% в размере 372 273,00 руб. (Триста семьдесят две тысячи двести семьдесят три рубля 00 копеек), итого 2 064 423,00 руб. (Два миллиона шестьдесят четыре тысячи четыреста двадцать три рубля 00 копеек);</w:t>
      </w:r>
    </w:p>
    <w:p w14:paraId="3DBB6DBD" w14:textId="0C0611DB" w:rsidR="00EB0A02" w:rsidRDefault="00EB0A02" w:rsidP="00EB0A02">
      <w:pPr>
        <w:numPr>
          <w:ilvl w:val="2"/>
          <w:numId w:val="8"/>
        </w:numPr>
        <w:spacing w:after="120"/>
        <w:jc w:val="both"/>
        <w:rPr>
          <w:rFonts w:asciiTheme="minorHAnsi" w:hAnsiTheme="minorHAnsi" w:cstheme="minorHAnsi"/>
          <w:sz w:val="22"/>
          <w:szCs w:val="22"/>
        </w:rPr>
      </w:pPr>
      <w:r>
        <w:rPr>
          <w:rFonts w:asciiTheme="minorHAnsi" w:hAnsiTheme="minorHAnsi" w:cstheme="minorHAnsi"/>
          <w:sz w:val="22"/>
          <w:szCs w:val="22"/>
        </w:rPr>
        <w:t xml:space="preserve">за Расчетный период февраль 2027 года: 1 348 500,00 руб. (Один миллион триста сорок восемь тысяч пятьсот рублей 00 копеек), кроме того НДС по ставке 22% в размере 296 670,00 руб. (Двести девяносто шесть тысяч шестьсот семьдесят рублей 00 копеек), итого 1 645 170,00 руб. (Один миллион шестьсот сорок пять тысяч сто семьдесят рублей 00 копеек);</w:t>
      </w:r>
    </w:p>
    <w:p w14:paraId="10095553" w14:textId="5DF4D58F" w:rsidR="009672F7" w:rsidRPr="00EB0A02" w:rsidRDefault="00EB0A02" w:rsidP="00292B10">
      <w:pPr>
        <w:numPr>
          <w:ilvl w:val="2"/>
          <w:numId w:val="8"/>
        </w:numPr>
        <w:spacing w:after="120"/>
        <w:jc w:val="both"/>
        <w:rPr>
          <w:rFonts w:asciiTheme="minorHAnsi" w:hAnsiTheme="minorHAnsi" w:cstheme="minorHAnsi"/>
          <w:sz w:val="22"/>
          <w:szCs w:val="22"/>
        </w:rPr>
      </w:pPr>
      <w:r>
        <w:rPr>
          <w:rFonts w:asciiTheme="minorHAnsi" w:hAnsiTheme="minorHAnsi" w:cstheme="minorHAnsi"/>
          <w:sz w:val="22"/>
          <w:szCs w:val="22"/>
        </w:rPr>
        <w:t xml:space="preserve">за Расчетный период март 2027 года: 1 300 650,00 руб. (Один миллион триста тысяч шестьсот пятьдесят рублей 00 копеек), кроме того НДС по ставке 22% в размере 286 143,00 руб. (Двести восемьдесят шесть тысяч сто сорок три рубля 00 копеек), итого 1 586 793,00 руб. (Один миллион пятьсот восемьдесят шесть тысяч семьсот девяносто три рубля 00 копеек).</w:t>
      </w:r>
    </w:p>
    <w:p w14:paraId="7FECD04F" w14:textId="2EF3C7CA" w:rsidR="00292B10" w:rsidRDefault="00F90194" w:rsidP="00E554E5">
      <w:pPr>
        <w:pStyle w:val="a5"/>
        <w:numPr>
          <w:ilvl w:val="1"/>
          <w:numId w:val="8"/>
        </w:numPr>
        <w:ind w:left="0" w:firstLine="0"/>
        <w:jc w:val="both"/>
        <w:rPr>
          <w:rFonts w:asciiTheme="minorHAnsi" w:hAnsiTheme="minorHAnsi" w:cstheme="minorHAnsi"/>
          <w:sz w:val="22"/>
          <w:szCs w:val="22"/>
        </w:rPr>
      </w:pPr>
      <w:r>
        <w:rPr>
          <w:rFonts w:asciiTheme="minorHAnsi" w:hAnsiTheme="minorHAnsi" w:cstheme="minorHAnsi"/>
          <w:sz w:val="22"/>
          <w:szCs w:val="22"/>
        </w:rPr>
        <w:t xml:space="preserve">Помимо стоимости Услуг, определённой в пункте 5.1. настоящего Приложения, Стороны пришли к соглашению о следующем порядке учёта и возмещения дополнительных расходов, связанных с оказанием Услуг:</w:t>
      </w:r>
    </w:p>
    <w:p w14:paraId="59083450" w14:textId="087B656D" w:rsidR="00F90194" w:rsidRDefault="00F90194" w:rsidP="00F90194">
      <w:pPr>
        <w:pStyle w:val="a5"/>
        <w:numPr>
          <w:ilvl w:val="2"/>
          <w:numId w:val="8"/>
        </w:numPr>
        <w:jc w:val="both"/>
        <w:rPr>
          <w:rFonts w:asciiTheme="minorHAnsi" w:hAnsiTheme="minorHAnsi" w:cstheme="minorHAnsi"/>
          <w:sz w:val="22"/>
          <w:szCs w:val="22"/>
        </w:rPr>
      </w:pPr>
      <w:r>
        <w:rPr>
          <w:rFonts w:asciiTheme="minorHAnsi" w:hAnsiTheme="minorHAnsi" w:cstheme="minorHAnsi"/>
          <w:sz w:val="22"/>
          <w:szCs w:val="22"/>
        </w:rPr>
        <w:t xml:space="preserve">Использование модуля сегментации MCI в рамках настоящего Приложения включено в стоимость Услуг на весь период оказания Услуг. По истечении указанного периода условия дальнейшего использования модуля MCI определяются отдельным соглашением Сторон.</w:t>
      </w:r>
    </w:p>
    <w:p w14:paraId="3D0E8C4A" w14:textId="120C3634" w:rsidR="00F90194" w:rsidRDefault="00F90194" w:rsidP="00F90194">
      <w:pPr>
        <w:pStyle w:val="a5"/>
        <w:numPr>
          <w:ilvl w:val="2"/>
          <w:numId w:val="8"/>
        </w:numPr>
        <w:jc w:val="both"/>
        <w:rPr>
          <w:rFonts w:asciiTheme="minorHAnsi" w:hAnsiTheme="minorHAnsi" w:cstheme="minorHAnsi"/>
          <w:sz w:val="22"/>
          <w:szCs w:val="22"/>
        </w:rPr>
      </w:pPr>
      <w:r>
        <w:rPr>
          <w:rFonts w:asciiTheme="minorHAnsi" w:hAnsiTheme="minorHAnsi" w:cstheme="minorHAnsi"/>
          <w:sz w:val="22"/>
          <w:szCs w:val="22"/>
        </w:rPr>
        <w:t xml:space="preserve">Расходы на аренду защищённого сервера (вычислительные мощности, хранилище, GPU-ресурсы) составляют ориентировочно 45 000,00 руб. (Сорок пять тысяч рублей) в месяц и включают обеспечение всех необходимых контуров безопасности и защиты данных. Указанные расходы являются ежемесячными. Фактические расходы выставляются Исполнителем на основании подтверждающих документов.</w:t>
      </w:r>
      <w:ins w:id="9005" w:author="Елена Корякова" w:date="2026-09-27T18:36:01Z">
        <w:r>
          <w:rPr>
            <w:rFonts w:asciiTheme="minorHAnsi" w:hAnsiTheme="minorHAnsi" w:cstheme="minorHAnsi"/>
            <w:sz w:val="22"/>
            <w:szCs w:val="22"/>
          </w:rPr>
          <w:t xml:space="preserve"> Указанные расходы предъявляются Заказчику за период до передачи сервиса в управление Заказчику в соответствии с пунктом 2.3 Приложения.</w:t>
        </w:r>
      </w:ins>
    </w:p>
    <w:p w14:paraId="5CD8E94F" w14:textId="2B1E6C5B" w:rsidR="00F90194" w:rsidRDefault="00F90194" w:rsidP="00F90194">
      <w:pPr>
        <w:pStyle w:val="a5"/>
        <w:numPr>
          <w:ilvl w:val="2"/>
          <w:numId w:val="8"/>
        </w:numPr>
        <w:jc w:val="both"/>
        <w:rPr>
          <w:rFonts w:asciiTheme="minorHAnsi" w:hAnsiTheme="minorHAnsi" w:cstheme="minorHAnsi"/>
          <w:sz w:val="22"/>
          <w:szCs w:val="22"/>
        </w:rPr>
      </w:pPr>
      <w:r>
        <w:rPr>
          <w:rFonts w:asciiTheme="minorHAnsi" w:hAnsiTheme="minorHAnsi" w:cstheme="minorHAnsi"/>
          <w:sz w:val="22"/>
          <w:szCs w:val="22"/>
        </w:rPr>
        <w:t xml:space="preserve">Расходы на аренду изолированных серверных сред для исполнения AI-агентов составляют ориентировочно 45 000,00 руб. (Сорок пять тысяч рублей) в месяц за каждую среду. Количество арендуемых сред определяется Исполнителем исходя из текущей нагрузки и числа активных агентов. Указанные расходы являются ежемесячными. Фактические расходы выставляются Исполнителем на основании подтверждающих документов.</w:t>
      </w:r>
      <w:ins w:id="9006" w:author="Елена Корякова" w:date="2026-09-27T18:36:01Z">
        <w:r>
          <w:rPr>
            <w:rFonts w:asciiTheme="minorHAnsi" w:hAnsiTheme="minorHAnsi" w:cstheme="minorHAnsi"/>
            <w:sz w:val="22"/>
            <w:szCs w:val="22"/>
          </w:rPr>
          <w:t xml:space="preserve"> Указанные расходы предъявляются Заказчику за период до передачи сервиса в управление Заказчику в соответствии с пунктом 2.3 Приложения.</w:t>
        </w:r>
      </w:ins>
    </w:p>
    <w:p w14:paraId="47C78216" w14:textId="42D2F4B1" w:rsidR="00F90194" w:rsidRDefault="00F90194" w:rsidP="00F90194">
      <w:pPr>
        <w:pStyle w:val="a5"/>
        <w:numPr>
          <w:ilvl w:val="2"/>
          <w:numId w:val="8"/>
        </w:numPr>
        <w:jc w:val="both"/>
        <w:rPr>
          <w:rFonts w:asciiTheme="minorHAnsi" w:hAnsiTheme="minorHAnsi" w:cstheme="minorHAnsi"/>
          <w:sz w:val="22"/>
          <w:szCs w:val="22"/>
        </w:rPr>
      </w:pPr>
      <w:r>
        <w:rPr>
          <w:rFonts w:asciiTheme="minorHAnsi" w:hAnsiTheme="minorHAnsi" w:cstheme="minorHAnsi"/>
          <w:sz w:val="22"/>
          <w:szCs w:val="22"/>
        </w:rPr>
        <w:t xml:space="preserve">Расходы на подписку Claude Max / QWEN по максимальному тарифу (20x) составляют ориентировочно 200 </w:t>
      </w:r>
      <w:r>
        <w:rPr>
          <w:rFonts w:asciiTheme="minorHAnsi" w:hAnsiTheme="minorHAnsi" w:cstheme="minorHAnsi"/>
          <w:sz w:val="22"/>
          <w:szCs w:val="22"/>
          <w:lang w:val="en-US"/>
        </w:rPr>
        <w:t>USD</w:t>
      </w:r>
      <w:r>
        <w:rPr>
          <w:rFonts w:asciiTheme="minorHAnsi" w:hAnsiTheme="minorHAnsi" w:cstheme="minorHAnsi"/>
          <w:sz w:val="22"/>
          <w:szCs w:val="22"/>
        </w:rPr>
        <w:t xml:space="preserve"> (Двести долларов США) в месяц. Указанные расходы являются ежемесячными. Сумма возмещения рассчитывается в рублях по официальному курсу ЦБ РФ на дату выставления счёта. </w:t>
      </w:r>
      <w:r>
        <w:rPr>
          <w:rFonts w:asciiTheme="minorHAnsi" w:hAnsiTheme="minorHAnsi" w:cstheme="minorHAnsi"/>
          <w:iCs/>
          <w:sz w:val="22"/>
          <w:szCs w:val="22"/>
        </w:rPr>
        <w:t>В случае если в соответствии с требованиями налогового законодательства РФ Исполнитель обязан исполнить обязанности налогового агента по НДС при приобретении указанных услуг у иностранных поставщиков, соответствующие суммы НДС также включаются в сумму возмещения, предъявляемую Заказчику.</w:t>
      </w:r>
    </w:p>
    <w:p w14:paraId="634F8BCD" w14:textId="01373115" w:rsidR="00F90194" w:rsidRDefault="00F90194" w:rsidP="00F90194">
      <w:pPr>
        <w:pStyle w:val="a5"/>
        <w:numPr>
          <w:ilvl w:val="2"/>
          <w:numId w:val="8"/>
        </w:numPr>
        <w:jc w:val="both"/>
        <w:rPr>
          <w:rFonts w:asciiTheme="minorHAnsi" w:hAnsiTheme="minorHAnsi" w:cstheme="minorHAnsi"/>
          <w:sz w:val="22"/>
          <w:szCs w:val="22"/>
        </w:rPr>
      </w:pPr>
      <w:r>
        <w:rPr>
          <w:rFonts w:asciiTheme="minorHAnsi" w:hAnsiTheme="minorHAnsi" w:cstheme="minorHAnsi"/>
          <w:sz w:val="22"/>
          <w:szCs w:val="22"/>
        </w:rPr>
        <w:t xml:space="preserve">Расходы на подписку Nano Banana / Google AI Ultra по максимальному тарифу составляют ориентировочно 200 </w:t>
      </w:r>
      <w:r>
        <w:rPr>
          <w:rFonts w:asciiTheme="minorHAnsi" w:hAnsiTheme="minorHAnsi" w:cstheme="minorHAnsi"/>
          <w:sz w:val="22"/>
          <w:szCs w:val="22"/>
          <w:lang w:val="en-US"/>
        </w:rPr>
        <w:t>USD</w:t>
      </w:r>
      <w:r>
        <w:rPr>
          <w:rFonts w:asciiTheme="minorHAnsi" w:hAnsiTheme="minorHAnsi" w:cstheme="minorHAnsi"/>
          <w:sz w:val="22"/>
          <w:szCs w:val="22"/>
        </w:rPr>
        <w:t xml:space="preserve"> (Двести долларов США) в месяц. Указанные расходы являются ежемесячными. Сумма возмещения рассчитывается в рублях по официальному курсу ЦБ РФ </w:t>
        <w:lastRenderedPageBreak/>
        <w:t xml:space="preserve">на дату выставления счёта. </w:t>
      </w:r>
      <w:r>
        <w:rPr>
          <w:rFonts w:asciiTheme="minorHAnsi" w:hAnsiTheme="minorHAnsi" w:cstheme="minorHAnsi"/>
          <w:iCs/>
          <w:sz w:val="22"/>
          <w:szCs w:val="22"/>
        </w:rPr>
        <w:t>В случае если в соответствии с требованиями налогового законодательства РФ Исполнитель обязан исполнить обязанности налогового агента по НДС при приобретении указанных услуг у иностранных поставщиков, соответствующие суммы НДС также включаются в сумму возмещения, предъявляемую Заказчику.</w:t>
      </w:r>
    </w:p>
    <w:p w14:paraId="0EC41E24" w14:textId="6689720C" w:rsidR="00F90194" w:rsidRDefault="00DC739B" w:rsidP="00F90194">
      <w:pPr>
        <w:pStyle w:val="a5"/>
        <w:numPr>
          <w:ilvl w:val="2"/>
          <w:numId w:val="8"/>
        </w:numPr>
        <w:jc w:val="both"/>
        <w:rPr>
          <w:rFonts w:asciiTheme="minorHAnsi" w:hAnsiTheme="minorHAnsi" w:cstheme="minorHAnsi"/>
          <w:sz w:val="22"/>
          <w:szCs w:val="22"/>
        </w:rPr>
      </w:pPr>
      <w:del w:id="9007" w:author="Елена Корякова" w:date="2026-09-27T18:36:01Z">
        <w:r>
          <w:rPr>
            <w:rFonts w:asciiTheme="minorHAnsi" w:hAnsiTheme="minorHAnsi" w:cstheme="minorHAnsi"/>
            <w:sz w:val="22"/>
            <w:szCs w:val="22"/>
          </w:rPr>
          <w:delText xml:space="preserve">При превышении лимитов, предусмотренных подписками, указанными в пп. 5.2.4–5.2.5 Приложения, расходы на приобретение дополнительных API-токенов возмещаются Заказчиком по факту потребления.</w:delText>
        </w:r>
      </w:del>
      <w:ins w:id="9008" w:author="Елена Корякова" w:date="2026-09-27T18:36:01Z">
        <w:r>
          <w:rPr>
            <w:rFonts w:asciiTheme="minorHAnsi" w:hAnsiTheme="minorHAnsi" w:cstheme="minorHAnsi"/>
            <w:sz w:val="22"/>
            <w:szCs w:val="22"/>
          </w:rPr>
          <w:t xml:space="preserve">Расходы на API-токены и иное платное потребление моделей и сервисов искусственного интеллекта любых поставщиков, используемых Исполнителем при оказании Услуг (включая, но не ограничиваясь: Anthropic (Claude), OpenAI (GPT), Google (Gemini, Nano Banana), Alibaba (Qwen), DeepSeek, а также иные модели и сервисы, в том числе российских поставщиков), в том числе при превышении лимитов подписок, указанных в пп. 5.2.4–5.2.5 Приложения, не включены в стоимость Услуг по пункту 5.1 Приложения и возмещаются Заказчиком по факту потребления по тарифам соответствующего поставщика на основании подтверждающих документов. Ориентировочный объём указанных расходов составляет ______ USD (____________ долларов США) в месяц. Сумма возмещения рассчитывается в рублях по официальному курсу ЦБ РФ на дату выставления счёта; положения пункта 5.2.4 Приложения об НДС при исполнении Исполнителем обязанностей налогового агента применяются соответственно.</w:t>
        </w:r>
      </w:ins>
    </w:p>
    <w:p>
      <w:pPr>
        <w:pStyle w:val="a5"/>
        <w:numPr>
          <w:ilvl w:val="2"/>
          <w:numId w:val="8"/>
        </w:numPr>
        <w:jc w:val="both"/>
        <w:rPr>
          <w:ins w:id="9009" w:author="Елена Корякова" w:date="2026-09-27T18:36:01Z"/>
          <w:rFonts w:asciiTheme="minorHAnsi" w:hAnsiTheme="minorHAnsi" w:cstheme="minorHAnsi"/>
          <w:sz w:val="22"/>
          <w:szCs w:val="22"/>
        </w:rPr>
      </w:pPr>
      <w:ins w:id="9010" w:author="Елена Корякова" w:date="2026-09-27T18:36:01Z">
        <w:r>
          <w:rPr>
            <w:rFonts w:asciiTheme="minorHAnsi" w:hAnsiTheme="minorHAnsi" w:cstheme="minorHAnsi"/>
            <w:sz w:val="22"/>
            <w:szCs w:val="22"/>
          </w:rPr>
          <w:t xml:space="preserve">Расходы на аренду серверов, необходимых для работы моделей и агентов искусственного интеллекта и не указанных в пп. 5.2.2–5.2.3 Приложения (в том числе серверов с GPU для размещения локально исполняемых моделей), возмещаются Заказчиком отдельно по фактической стоимости на основании подтверждающих документов и составляют ориентировочно ______ руб. (____________ рублей) в месяц за каждый сервер. Количество серверов определяется Исполнителем исходя из состава используемых моделей и нагрузки до передачи сервиса в управление Заказчику в соответствии с пунктом 2.3 Приложения; после указанной передачи серверные мощности обеспечиваются Заказчиком самостоятельно.</w:t>
        </w:r>
      </w:ins>
    </w:p>
    <w:p w14:paraId="1F56954D" w14:textId="791BD9BF" w:rsidR="00F90194" w:rsidRDefault="00DC739B" w:rsidP="00F90194">
      <w:pPr>
        <w:pStyle w:val="a5"/>
        <w:numPr>
          <w:ilvl w:val="2"/>
          <w:numId w:val="8"/>
        </w:numPr>
        <w:jc w:val="both"/>
        <w:rPr>
          <w:rFonts w:asciiTheme="minorHAnsi" w:hAnsiTheme="minorHAnsi" w:cstheme="minorHAnsi"/>
          <w:sz w:val="22"/>
          <w:szCs w:val="22"/>
        </w:rPr>
      </w:pPr>
      <w:r>
        <w:rPr>
          <w:rFonts w:asciiTheme="minorHAnsi" w:hAnsiTheme="minorHAnsi" w:cstheme="minorHAnsi"/>
          <w:sz w:val="22"/>
          <w:szCs w:val="22"/>
        </w:rPr>
        <w:t xml:space="preserve">Работы по интеграции на стороне Заказчика выполняются силами ИТ-службы Заказчика и </w:t>
      </w:r>
      <w:r>
        <w:rPr>
          <w:rFonts w:asciiTheme="minorHAnsi" w:hAnsiTheme="minorHAnsi" w:cstheme="minorHAnsi"/>
          <w:bCs/>
          <w:sz w:val="22"/>
          <w:szCs w:val="22"/>
        </w:rPr>
        <w:t>не входят в стоимость Услуг</w:t>
      </w:r>
      <w:r>
        <w:rPr>
          <w:rFonts w:asciiTheme="minorHAnsi" w:hAnsiTheme="minorHAnsi" w:cstheme="minorHAnsi"/>
          <w:sz w:val="22"/>
          <w:szCs w:val="22"/>
        </w:rPr>
        <w:t> по настоящему Приложению. Трудозатраты ИТ-службы Заказчика несёт Заказчик самостоятельно.</w:t>
      </w:r>
    </w:p>
    <w:p w14:paraId="3C7D70D8" w14:textId="79882090" w:rsidR="00DC739B" w:rsidRDefault="00DC739B" w:rsidP="00DC739B">
      <w:pPr>
        <w:pStyle w:val="a5"/>
        <w:numPr>
          <w:ilvl w:val="2"/>
          <w:numId w:val="8"/>
        </w:numPr>
        <w:jc w:val="both"/>
        <w:rPr>
          <w:rFonts w:asciiTheme="minorHAnsi" w:hAnsiTheme="minorHAnsi" w:cstheme="minorHAnsi"/>
          <w:sz w:val="22"/>
          <w:szCs w:val="22"/>
        </w:rPr>
      </w:pPr>
      <w:r>
        <w:rPr>
          <w:rFonts w:asciiTheme="minorHAnsi" w:hAnsiTheme="minorHAnsi" w:cstheme="minorHAnsi"/>
          <w:sz w:val="22"/>
          <w:szCs w:val="22"/>
        </w:rPr>
        <w:t xml:space="preserve">Стороны пришли к соглашению, что в случае возникновения потребности в дополнительных услугах, выходящих за рамки описания Услуг, предусмотренного настоящим Приложением, объём и стоимость таких дополнительных услуг согласовываются Сторонами отдельно. Ориентировочный резерв на изменение объёма и доработки составляет от 10 до 15 процентов от стоимости Услуг. Дополнительные услуги оказываются Исполнителем на основании письменного запроса Заказчика и дополнительного соглашения Сторон.</w:t>
      </w:r>
    </w:p>
    <w:p w14:paraId="3C87B69C" w14:textId="48F91A3F" w:rsidR="00F90194" w:rsidRPr="00E53299" w:rsidRDefault="00E53299" w:rsidP="00F90194">
      <w:pPr>
        <w:pStyle w:val="a5"/>
        <w:numPr>
          <w:ilvl w:val="2"/>
          <w:numId w:val="8"/>
        </w:numPr>
        <w:jc w:val="both"/>
        <w:rPr>
          <w:rFonts w:asciiTheme="minorHAnsi" w:hAnsiTheme="minorHAnsi" w:cstheme="minorHAnsi"/>
          <w:sz w:val="22"/>
          <w:szCs w:val="22"/>
        </w:rPr>
      </w:pPr>
      <w:r>
        <w:rPr>
          <w:rFonts w:asciiTheme="minorHAnsi" w:hAnsiTheme="minorHAnsi" w:cstheme="minorHAnsi"/>
          <w:iCs/>
          <w:sz w:val="22"/>
          <w:szCs w:val="22"/>
        </w:rPr>
        <w:t xml:space="preserve">Подтверждающими документами для целей пункта 5.2. Приложения признаются: счета и/или инвойсы поставщика услуг, выписки из личного кабинета поставщика, платёжные документы Исполнителя, а также иные документы, позволяющие идентифицировать состав и стоимость понесённых расходов.</w:t>
      </w:r>
    </w:p>
    <w:p w14:paraId="511B1869" w14:textId="14B1B155" w:rsidR="009672F7" w:rsidRPr="000C0EAA" w:rsidRDefault="000C0EAA" w:rsidP="00E554E5">
      <w:pPr>
        <w:pStyle w:val="a5"/>
        <w:numPr>
          <w:ilvl w:val="1"/>
          <w:numId w:val="8"/>
        </w:numPr>
        <w:ind w:left="0" w:firstLine="0"/>
        <w:jc w:val="both"/>
        <w:rPr>
          <w:rFonts w:asciiTheme="minorHAnsi" w:hAnsiTheme="minorHAnsi" w:cstheme="minorHAnsi"/>
          <w:sz w:val="22"/>
          <w:szCs w:val="22"/>
        </w:rPr>
      </w:pPr>
      <w:r>
        <w:rPr>
          <w:rFonts w:asciiTheme="minorHAnsi" w:hAnsiTheme="minorHAnsi" w:cstheme="minorHAnsi"/>
          <w:sz w:val="22"/>
          <w:szCs w:val="22"/>
        </w:rPr>
        <w:t xml:space="preserve">Услуги Исполнителя облагаются НДС по ставке в соответствии с действующим законодательством Российской Федерации. В случае изменения налогового законодательства в части установления новых ставок НДС Стороны соглашаются применять к отношениям Сторон такие изменения автоматически с даты их вступления в силу путем изменения стоимости услуг на размер изменения ставок НДС. При этом Стороны признают, что изменение стоимости услуг в связи с изменением ставки НДС применяется, начиная с даты вступления в силу изменений налогового законодательства без необходимости заключения Сторонами дополнительного соглашения. </w:t>
      </w:r>
    </w:p>
    <w:p w14:paraId="17844405" w14:textId="1269F051" w:rsidR="0033003C" w:rsidRDefault="004E7B5F"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Оплата Услуг по настоящему Приложению производится на основании счета Исполнителя после подписания Сторонами УПД по данному Приложению путем банковского перевода по реквизитам, указанным Исполнителем в выставленном счете, с отсрочкой 60 (шестьдесят) календарных дней с даты подписания Сторонами УПД.</w:t>
      </w:r>
    </w:p>
    <w:p w14:paraId="0534FEE3" w14:textId="24D7A622" w:rsidR="00D67326" w:rsidRPr="00D67326" w:rsidRDefault="00D67326" w:rsidP="00D67326">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Оплата дополнительных расходов, предусмотренных пунктом 5.2. Приложения, производится на основании счета Исполнителя </w:t>
      </w:r>
      <w:r>
        <w:rPr>
          <w:rFonts w:asciiTheme="minorHAnsi" w:hAnsiTheme="minorHAnsi" w:cstheme="minorHAnsi"/>
          <w:iCs/>
          <w:sz w:val="22"/>
          <w:szCs w:val="22"/>
        </w:rPr>
        <w:t>с приложением подтверждающих документов</w:t>
      </w:r>
      <w:r>
        <w:rPr>
          <w:rFonts w:asciiTheme="minorHAnsi" w:hAnsiTheme="minorHAnsi" w:cstheme="minorHAnsi"/>
          <w:i/>
          <w:iCs/>
          <w:sz w:val="22"/>
          <w:szCs w:val="22"/>
        </w:rPr>
        <w:t xml:space="preserve"> </w:t>
      </w:r>
      <w:r>
        <w:rPr>
          <w:rFonts w:asciiTheme="minorHAnsi" w:hAnsiTheme="minorHAnsi" w:cstheme="minorHAnsi"/>
          <w:sz w:val="22"/>
          <w:szCs w:val="22"/>
        </w:rPr>
        <w:t xml:space="preserve">путем банковского перевода по реквизитам, указанным Исполнителем в выставленном счете, с отсрочкой 60 (шестьдесят) календарных дней </w:t>
      </w:r>
      <w:r>
        <w:rPr>
          <w:rFonts w:asciiTheme="minorHAnsi" w:hAnsiTheme="minorHAnsi" w:cstheme="minorHAnsi"/>
          <w:iCs/>
          <w:sz w:val="22"/>
          <w:szCs w:val="22"/>
        </w:rPr>
        <w:t>с даты выставления счёта Исполнителем</w:t>
      </w:r>
      <w:r>
        <w:rPr>
          <w:rFonts w:asciiTheme="minorHAnsi" w:hAnsiTheme="minorHAnsi" w:cstheme="minorHAnsi"/>
          <w:sz w:val="22"/>
          <w:szCs w:val="22"/>
        </w:rPr>
        <w:t>.</w:t>
      </w:r>
    </w:p>
    <w:p w14:paraId="48323F6B" w14:textId="77777777" w:rsidR="005970D4" w:rsidRPr="0059574B"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При задержке оплаты свыше 5 (пяти) рабочих дней Заказчиком Исполнитель имеет право приостановить оказание Услуг до полного разрешения ситуации. </w:t>
      </w:r>
    </w:p>
    <w:p w14:paraId="4AB7D046" w14:textId="77777777" w:rsidR="009672F7" w:rsidRPr="004A4077" w:rsidRDefault="009672F7" w:rsidP="00E554E5">
      <w:pPr>
        <w:pStyle w:val="a"/>
        <w:numPr>
          <w:ilvl w:val="0"/>
          <w:numId w:val="8"/>
        </w:numPr>
        <w:jc w:val="center"/>
      </w:pPr>
      <w:r>
        <w:t>ПРЕДЕЛЫ ОТВЕТСТВЕННОСТИ</w:t>
      </w:r>
    </w:p>
    <w:p w14:paraId="08BDF68F" w14:textId="77777777" w:rsidR="009672F7" w:rsidRPr="004B4D87"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Стороны обязуются относиться к информации, переданной друг другу, как к конфиденциальной и обязуются не разглашать ее содержание, не передавать оригиналы или копии третьей стороне без предварительного письменного согласия другой Стороны.</w:t>
      </w:r>
    </w:p>
    <w:p w14:paraId="7AA8795A" w14:textId="77777777" w:rsidR="009672F7" w:rsidRPr="004B4D87"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Только персонал Заказчика или Исполнителя, напрямую вовлеченный в оказание Услуг по настоящему Приложению, может иметь доступ к конфиденциальной информации.</w:t>
      </w:r>
    </w:p>
    <w:p w14:paraId="2C4474BF" w14:textId="056676D7" w:rsidR="005970D4" w:rsidRPr="0059574B"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Ответственность Исполнителя ограничивается только реальным ущербом Заказчика, возникшим как следствие невыполнения или небрежного выполнения персоналом Исполнителя обязательств по настоящему Приложению. Ответственность Исполнителя не может превышать суммы, уплаченной Заказчиком по настоящему Приложению за Услуги, без учета сумм дополнительных расходов.</w:t>
      </w:r>
    </w:p>
    <w:p>
      <w:pPr>
        <w:numPr>
          <w:ilvl w:val="1"/>
          <w:numId w:val="8"/>
        </w:numPr>
        <w:tabs>
          <w:tab w:val="num" w:pos="720"/>
        </w:tabs>
        <w:spacing w:after="120"/>
        <w:ind w:left="0" w:firstLine="0"/>
        <w:jc w:val="both"/>
        <w:rPr>
          <w:ins w:id="9011" w:author="Елена Корякова" w:date="2026-09-27T18:36:01Z"/>
          <w:rFonts w:asciiTheme="minorHAnsi" w:hAnsiTheme="minorHAnsi" w:cstheme="minorHAnsi"/>
          <w:sz w:val="22"/>
          <w:szCs w:val="22"/>
        </w:rPr>
      </w:pPr>
      <w:ins w:id="9012" w:author="Елена Корякова" w:date="2026-09-27T18:36:01Z">
        <w:r>
          <w:rPr>
            <w:rFonts w:asciiTheme="minorHAnsi" w:hAnsiTheme="minorHAnsi" w:cstheme="minorHAnsi"/>
            <w:sz w:val="22"/>
            <w:szCs w:val="22"/>
          </w:rPr>
          <w:t xml:space="preserve">Результаты Услуг (включая агентов и иные компоненты на основе искусственного интеллекта) используются для подготовки предложений по акциям, сегментам, механикам, текстам и иным коммуникациям. Все акции и коммуникации, подготовленные с использованием результатов Услуг, в том числе их условия, механики, целевые аудитории, тексты и изображения, подлежат проверке и согласованию Заказчиком до запуска; автоматический запуск акций и коммуникаций без согласования Заказчика не осуществляется. Решение о запуске каждой акции принимает Заказчик самостоятельно и несёт ответственность за содержание, условия, соответствие законодательству (в том числе о рекламе, о защите прав потребителей, о персональных данных) и результаты запущенных акций, включая их экономический эффект. Исполнитель не несёт ответственности за последствия запуска акций и коммуникаций, согласованных Заказчиком, и за убытки Заказчика, связанные с такими акциями.</w:t>
        </w:r>
      </w:ins>
    </w:p>
    <w:p>
      <w:pPr>
        <w:numPr>
          <w:ilvl w:val="1"/>
          <w:numId w:val="8"/>
        </w:numPr>
        <w:tabs>
          <w:tab w:val="num" w:pos="720"/>
        </w:tabs>
        <w:spacing w:after="120"/>
        <w:ind w:left="0" w:firstLine="0"/>
        <w:jc w:val="both"/>
        <w:rPr>
          <w:ins w:id="9013" w:author="Елена Корякова" w:date="2026-09-27T18:36:01Z"/>
          <w:rFonts w:asciiTheme="minorHAnsi" w:hAnsiTheme="minorHAnsi" w:cstheme="minorHAnsi"/>
          <w:sz w:val="22"/>
          <w:szCs w:val="22"/>
        </w:rPr>
      </w:pPr>
      <w:ins w:id="9014" w:author="Елена Корякова" w:date="2026-09-27T18:36:01Z">
        <w:r>
          <w:rPr>
            <w:rFonts w:asciiTheme="minorHAnsi" w:hAnsiTheme="minorHAnsi" w:cstheme="minorHAnsi"/>
            <w:sz w:val="22"/>
            <w:szCs w:val="22"/>
          </w:rPr>
          <w:t xml:space="preserve">Исполнитель не несёт ответственности за недоступность, прекращение или приостановление работы, ограничение доступа (в том числе для пользователей из Российской Федерации), изменение функциональности, качества, условий использования или тарифов моделей и сервисов искусственного интеллекта и иных сервисов третьих лиц, используемых при оказании Услуг (Anthropic, OpenAI, Google, Alibaba и других). Указанные обстоятельства не являются нарушением обязательств Исполнителя. При их наступлении Исполнитель вправе заменить соответствующий сервис или модель на функционально сопоставимые, а Стороны согласовывают связанные с заменой изменения сроков оказания Услуг и объёма дополнительных расходов в порядке пункта 5.2 Приложения; при невозможности замены Стороны согласовывают изменение объёма Услуг.</w:t>
        </w:r>
      </w:ins>
    </w:p>
    <w:p>
      <w:pPr>
        <w:numPr>
          <w:ilvl w:val="1"/>
          <w:numId w:val="8"/>
        </w:numPr>
        <w:tabs>
          <w:tab w:val="num" w:pos="720"/>
        </w:tabs>
        <w:spacing w:after="120"/>
        <w:ind w:left="0" w:firstLine="0"/>
        <w:jc w:val="both"/>
        <w:rPr>
          <w:ins w:id="9015" w:author="Елена Корякова" w:date="2026-09-27T18:36:01Z"/>
          <w:rFonts w:asciiTheme="minorHAnsi" w:hAnsiTheme="minorHAnsi" w:cstheme="minorHAnsi"/>
          <w:sz w:val="22"/>
          <w:szCs w:val="22"/>
        </w:rPr>
      </w:pPr>
      <w:ins w:id="9016" w:author="Елена Корякова" w:date="2026-09-27T18:36:01Z">
        <w:r>
          <w:rPr>
            <w:rFonts w:asciiTheme="minorHAnsi" w:hAnsiTheme="minorHAnsi" w:cstheme="minorHAnsi"/>
            <w:sz w:val="22"/>
            <w:szCs w:val="22"/>
          </w:rPr>
          <w:t xml:space="preserve">После передачи сервиса в управление Заказчику в соответствии с пунктом 2.3 Приложения Исполнитель не несёт ответственности за работоспособность, доступность и безопасность инфраструктуры Заказчика, а также за работу сервиса в части, обусловленной действиями Заказчика или привлечённых им третьих лиц.</w:t>
        </w:r>
      </w:ins>
    </w:p>
    <w:p w14:paraId="593F9163" w14:textId="77777777" w:rsidR="009672F7" w:rsidRPr="007B2CBB" w:rsidRDefault="009672F7" w:rsidP="00E554E5">
      <w:pPr>
        <w:pStyle w:val="a"/>
        <w:numPr>
          <w:ilvl w:val="0"/>
          <w:numId w:val="8"/>
        </w:numPr>
        <w:jc w:val="center"/>
      </w:pPr>
      <w:r>
        <w:t>ПРОЧИЕ ПОЛОЖЕНИЯ</w:t>
      </w:r>
    </w:p>
    <w:p w14:paraId="76B9602C" w14:textId="62961CFE" w:rsidR="009672F7" w:rsidRPr="007B2CBB"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lastRenderedPageBreak/>
        <w:t xml:space="preserve">Настоящее Приложение вступает в силу с момента подписания Сторонами. Стороны пришли к соглашению о распространении условий настоящего Приложения на отношения Сторон, которые возникли с 01.08.2026 года.</w:t>
      </w:r>
    </w:p>
    <w:p w14:paraId="40AB76B0" w14:textId="77777777" w:rsidR="009672F7" w:rsidRPr="00A87A2F" w:rsidRDefault="009672F7" w:rsidP="00E554E5">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Настоящее Приложение </w:t>
      </w:r>
      <w:r>
        <w:rPr>
          <w:rFonts w:asciiTheme="minorHAnsi" w:hAnsiTheme="minorHAnsi" w:cstheme="minorHAnsi"/>
          <w:sz w:val="22"/>
          <w:szCs w:val="22"/>
          <w:lang w:eastAsia="en-US"/>
        </w:rPr>
        <w:t xml:space="preserve">составлено </w:t>
      </w:r>
      <w:r>
        <w:rPr>
          <w:rFonts w:asciiTheme="minorHAnsi" w:hAnsiTheme="minorHAnsi" w:cstheme="minorHAnsi"/>
          <w:color w:val="000000"/>
          <w:sz w:val="22"/>
          <w:szCs w:val="22"/>
        </w:rPr>
        <w:t>в виде электронного документа, подписанного усиленной квалифицированной подписью уполномоченного от каждой Стороны лица в соответствии с действующим законодательством РФ, в том числе Гражданским кодексом РФ, Федеральным законом от 06.04.2011 года №63-ФЗ «Об электронной подписи», направленного Сторонами друг другу в порядке электронного документооборота</w:t>
      </w:r>
      <w:r>
        <w:rPr>
          <w:rFonts w:asciiTheme="minorHAnsi" w:hAnsiTheme="minorHAnsi" w:cstheme="minorHAnsi"/>
          <w:sz w:val="22"/>
          <w:szCs w:val="22"/>
        </w:rPr>
        <w:t>.</w:t>
      </w:r>
    </w:p>
    <w:p w14:paraId="3283F49F" w14:textId="78BE4833" w:rsidR="009672F7" w:rsidRPr="00E53299" w:rsidRDefault="009672F7" w:rsidP="00E53299">
      <w:pPr>
        <w:numPr>
          <w:ilvl w:val="1"/>
          <w:numId w:val="8"/>
        </w:numPr>
        <w:tabs>
          <w:tab w:val="num" w:pos="720"/>
        </w:tabs>
        <w:spacing w:after="120"/>
        <w:ind w:left="0" w:firstLine="0"/>
        <w:jc w:val="both"/>
        <w:rPr>
          <w:rFonts w:asciiTheme="minorHAnsi" w:hAnsiTheme="minorHAnsi" w:cstheme="minorHAnsi"/>
          <w:sz w:val="22"/>
          <w:szCs w:val="22"/>
        </w:rPr>
      </w:pPr>
      <w:r>
        <w:rPr>
          <w:rFonts w:asciiTheme="minorHAnsi" w:hAnsiTheme="minorHAnsi" w:cstheme="minorHAnsi"/>
          <w:sz w:val="22"/>
          <w:szCs w:val="22"/>
        </w:rPr>
        <w:t xml:space="preserve">Срок действия настоящего Приложения с 01.08.2026 года и до выполнения Сторонами взятых на себя обязательств.</w:t>
      </w:r>
    </w:p>
    <w:permEnd w:id="947672287"/>
    <w:p w14:paraId="0B4C3A60" w14:textId="77777777" w:rsidR="00F26AC7" w:rsidRPr="002D6A10" w:rsidRDefault="00F26AC7" w:rsidP="00F26AC7">
      <w:pPr>
        <w:suppressAutoHyphens/>
        <w:autoSpaceDN w:val="0"/>
        <w:jc w:val="both"/>
        <w:textAlignment w:val="baseline"/>
        <w:rPr>
          <w:rFonts w:ascii="Calibri" w:hAnsi="Calibri"/>
          <w:sz w:val="22"/>
          <w:szCs w:val="22"/>
        </w:rPr>
      </w:pPr>
      <w:r>
        <w:rPr>
          <w:rFonts w:ascii="Calibri" w:hAnsi="Calibri"/>
          <w:sz w:val="22"/>
          <w:szCs w:val="22"/>
        </w:rPr>
        <w:t xml:space="preserve"> </w:t>
      </w:r>
    </w:p>
    <w:p w14:paraId="06683AB6" w14:textId="77777777" w:rsidR="00F26AC7" w:rsidRPr="002D6A10" w:rsidRDefault="00F26AC7" w:rsidP="00F26AC7">
      <w:pPr>
        <w:pStyle w:val="a5"/>
        <w:numPr>
          <w:ilvl w:val="1"/>
          <w:numId w:val="2"/>
        </w:numPr>
        <w:suppressAutoHyphens/>
        <w:autoSpaceDN w:val="0"/>
        <w:ind w:left="0" w:firstLine="0"/>
        <w:jc w:val="both"/>
        <w:textAlignment w:val="baseline"/>
        <w:rPr>
          <w:rFonts w:ascii="Calibri" w:hAnsi="Calibri"/>
          <w:sz w:val="22"/>
          <w:szCs w:val="22"/>
        </w:rPr>
      </w:pPr>
      <w:r>
        <w:rPr>
          <w:rFonts w:ascii="Calibri" w:hAnsi="Calibri"/>
          <w:sz w:val="22"/>
          <w:szCs w:val="22"/>
        </w:rPr>
        <w:t xml:space="preserve">В случае если условия настоящего Приложения противоречат условиям Договора, применению подлежат условия, закрепленные в настоящем Приложении.</w:t>
      </w:r>
    </w:p>
    <w:p w14:paraId="67A116AE" w14:textId="77777777" w:rsidR="00F26AC7" w:rsidRPr="00473D19" w:rsidRDefault="00F26AC7" w:rsidP="00F26AC7">
      <w:pPr>
        <w:pStyle w:val="a5"/>
        <w:ind w:left="0"/>
        <w:jc w:val="both"/>
        <w:rPr>
          <w:rFonts w:ascii="Calibri" w:hAnsi="Calibri"/>
          <w:sz w:val="22"/>
          <w:szCs w:val="22"/>
        </w:rPr>
      </w:pPr>
      <w:r>
        <w:rPr>
          <w:rFonts w:ascii="Calibri" w:hAnsi="Calibri"/>
          <w:sz w:val="22"/>
          <w:szCs w:val="22"/>
        </w:rPr>
        <w:t xml:space="preserve">     </w:t>
      </w:r>
    </w:p>
    <w:p w14:paraId="29F004C1" w14:textId="77777777" w:rsidR="000B5D7A" w:rsidRPr="000B5D7A" w:rsidRDefault="000B5D7A" w:rsidP="000B5D7A">
      <w:pPr>
        <w:pStyle w:val="a8"/>
        <w:jc w:val="both"/>
        <w:rPr>
          <w:rFonts w:ascii="Calibri" w:hAnsi="Calibri" w:cs="Arial"/>
          <w:snapToGrid w:val="0"/>
          <w:sz w:val="22"/>
          <w:szCs w:val="22"/>
        </w:rPr>
      </w:pPr>
    </w:p>
    <w:p w14:paraId="77F31708" w14:textId="77777777" w:rsidR="000B5D7A" w:rsidRPr="00CB43FC" w:rsidRDefault="000B5D7A" w:rsidP="000B5D7A">
      <w:pPr>
        <w:pStyle w:val="a8"/>
        <w:jc w:val="both"/>
        <w:rPr>
          <w:rFonts w:ascii="Calibri" w:hAnsi="Calibri" w:cs="Arial"/>
          <w:b/>
          <w:snapToGrid w:val="0"/>
          <w:sz w:val="22"/>
          <w:szCs w:val="22"/>
        </w:rPr>
      </w:pPr>
      <w:r>
        <w:rPr>
          <w:rFonts w:ascii="Calibri" w:hAnsi="Calibri" w:cs="Arial"/>
          <w:b/>
          <w:snapToGrid w:val="0"/>
          <w:sz w:val="22"/>
          <w:szCs w:val="22"/>
        </w:rPr>
        <w:t xml:space="preserve">От имени </w:t>
      </w:r>
      <w:permStart w:id="248787450" w:edGrp="everyone"/>
      <w:r>
        <w:rPr>
          <w:rFonts w:ascii="Calibri" w:hAnsi="Calibri" w:cs="Arial"/>
          <w:b/>
          <w:snapToGrid w:val="0"/>
          <w:sz w:val="22"/>
          <w:szCs w:val="22"/>
        </w:rPr>
        <w:t xml:space="preserve">АО «ДИКСИ ЮГ» </w:t>
      </w:r>
      <w:permEnd w:id="248787450"/>
      <w:r>
        <w:rPr>
          <w:rFonts w:ascii="Calibri" w:hAnsi="Calibri" w:cs="Arial"/>
          <w:b/>
          <w:snapToGrid w:val="0"/>
          <w:sz w:val="22"/>
          <w:szCs w:val="22"/>
        </w:rPr>
        <w:t xml:space="preserve">                                    </w:t>
      </w:r>
      <w:permStart w:id="419371496" w:edGrp="everyone"/>
      <w:r>
        <w:rPr>
          <w:rFonts w:ascii="Calibri" w:hAnsi="Calibri" w:cs="Arial"/>
          <w:b/>
          <w:snapToGrid w:val="0"/>
          <w:sz w:val="22"/>
          <w:szCs w:val="22"/>
        </w:rPr>
        <w:t>______________/Семёнов Ю.П./</w:t>
      </w:r>
    </w:p>
    <w:permEnd w:id="419371496"/>
    <w:p w14:paraId="43C79394" w14:textId="77777777" w:rsidR="000B5D7A" w:rsidRPr="00CB43FC" w:rsidRDefault="000B5D7A" w:rsidP="000B5D7A">
      <w:pPr>
        <w:pStyle w:val="a8"/>
        <w:jc w:val="both"/>
        <w:rPr>
          <w:rFonts w:ascii="Calibri" w:hAnsi="Calibri" w:cs="Arial"/>
          <w:snapToGrid w:val="0"/>
          <w:sz w:val="22"/>
          <w:szCs w:val="22"/>
        </w:rPr>
      </w:pPr>
    </w:p>
    <w:p w14:paraId="5A757067" w14:textId="77777777" w:rsidR="000B5D7A" w:rsidRPr="00CB43FC" w:rsidRDefault="000B5D7A" w:rsidP="000B5D7A">
      <w:pPr>
        <w:pStyle w:val="a8"/>
        <w:jc w:val="both"/>
        <w:rPr>
          <w:rFonts w:ascii="Calibri" w:hAnsi="Calibri" w:cs="Arial"/>
          <w:snapToGrid w:val="0"/>
          <w:sz w:val="22"/>
          <w:szCs w:val="22"/>
        </w:rPr>
      </w:pPr>
    </w:p>
    <w:p w14:paraId="6665FEE0" w14:textId="77777777" w:rsidR="000B5D7A" w:rsidRPr="00CB43FC" w:rsidRDefault="000B5D7A" w:rsidP="000B5D7A">
      <w:pPr>
        <w:pStyle w:val="a8"/>
        <w:jc w:val="both"/>
        <w:rPr>
          <w:rFonts w:ascii="Calibri" w:hAnsi="Calibri" w:cs="Arial"/>
          <w:snapToGrid w:val="0"/>
          <w:sz w:val="22"/>
          <w:szCs w:val="22"/>
        </w:rPr>
      </w:pPr>
    </w:p>
    <w:p w14:paraId="71EFC0F2" w14:textId="77777777" w:rsidR="000B5D7A" w:rsidRPr="00CB43FC" w:rsidRDefault="000B5D7A" w:rsidP="000B5D7A">
      <w:pPr>
        <w:pStyle w:val="a8"/>
        <w:jc w:val="both"/>
        <w:rPr>
          <w:rFonts w:ascii="Calibri" w:hAnsi="Calibri" w:cs="Arial"/>
          <w:snapToGrid w:val="0"/>
          <w:sz w:val="22"/>
          <w:szCs w:val="22"/>
        </w:rPr>
      </w:pPr>
    </w:p>
    <w:p w14:paraId="15CA017F" w14:textId="77777777" w:rsidR="000B5D7A" w:rsidRPr="00CB43FC" w:rsidRDefault="000B5D7A" w:rsidP="000B5D7A">
      <w:pPr>
        <w:pStyle w:val="a8"/>
        <w:jc w:val="both"/>
        <w:rPr>
          <w:rFonts w:ascii="Calibri" w:hAnsi="Calibri" w:cs="Arial"/>
          <w:snapToGrid w:val="0"/>
          <w:sz w:val="22"/>
          <w:szCs w:val="22"/>
        </w:rPr>
      </w:pPr>
    </w:p>
    <w:p w14:paraId="01A8291A" w14:textId="77777777" w:rsidR="005773E3" w:rsidRDefault="000B5D7A" w:rsidP="000B5D7A">
      <w:pPr>
        <w:pStyle w:val="a8"/>
        <w:jc w:val="both"/>
        <w:rPr>
          <w:rFonts w:ascii="Calibri" w:hAnsi="Calibri" w:cs="Arial"/>
          <w:b/>
          <w:snapToGrid w:val="0"/>
          <w:sz w:val="22"/>
          <w:szCs w:val="22"/>
        </w:rPr>
      </w:pPr>
      <w:r>
        <w:rPr>
          <w:rFonts w:ascii="Calibri" w:hAnsi="Calibri" w:cs="Arial"/>
          <w:b/>
          <w:snapToGrid w:val="0"/>
          <w:sz w:val="22"/>
          <w:szCs w:val="22"/>
        </w:rPr>
        <w:t xml:space="preserve">От имени </w:t>
      </w:r>
      <w:permStart w:id="671555579" w:edGrp="everyone"/>
      <w:r>
        <w:rPr>
          <w:rFonts w:ascii="Calibri" w:hAnsi="Calibri" w:cs="Arial"/>
          <w:b/>
          <w:snapToGrid w:val="0"/>
          <w:sz w:val="22"/>
          <w:szCs w:val="22"/>
        </w:rPr>
        <w:t xml:space="preserve">ООО «М Софт»</w:t>
      </w:r>
      <w:permEnd w:id="671555579"/>
      <w:r>
        <w:rPr>
          <w:rFonts w:ascii="Calibri" w:hAnsi="Calibri" w:cs="Arial"/>
          <w:b/>
          <w:snapToGrid w:val="0"/>
          <w:sz w:val="22"/>
          <w:szCs w:val="22"/>
        </w:rPr>
        <w:tab/>
        <w:tab/>
        <w:tab/>
      </w:r>
      <w:permStart w:id="132074267" w:edGrp="everyone"/>
      <w:r>
        <w:rPr>
          <w:rFonts w:ascii="Calibri" w:hAnsi="Calibri" w:cs="Arial"/>
          <w:b/>
          <w:snapToGrid w:val="0"/>
          <w:sz w:val="22"/>
          <w:szCs w:val="22"/>
        </w:rPr>
        <w:t>______________/</w:t>
      </w:r>
      <w:r>
        <w:rPr>
          <w:b/>
          <w:sz w:val="22"/>
          <w:szCs w:val="22"/>
        </w:rPr>
        <w:t xml:space="preserve"> Паленов О.В.</w:t>
      </w:r>
      <w:r>
        <w:rPr>
          <w:rFonts w:ascii="Calibri" w:hAnsi="Calibri" w:cs="Arial"/>
          <w:b/>
          <w:snapToGrid w:val="0"/>
          <w:sz w:val="22"/>
          <w:szCs w:val="22"/>
        </w:rPr>
        <w:t>/</w:t>
      </w:r>
    </w:p>
    <w:p w14:paraId="2B3D7442" w14:textId="77777777" w:rsidR="005773E3" w:rsidRDefault="005773E3" w:rsidP="000B5D7A">
      <w:pPr>
        <w:pStyle w:val="a8"/>
        <w:jc w:val="both"/>
        <w:rPr>
          <w:rFonts w:ascii="Calibri" w:hAnsi="Calibri" w:cs="Arial"/>
          <w:b/>
          <w:snapToGrid w:val="0"/>
          <w:sz w:val="22"/>
          <w:szCs w:val="22"/>
        </w:rPr>
      </w:pPr>
    </w:p>
    <w:permEnd w:id="132074267"/>
    <w:p w14:paraId="6FA1C916" w14:textId="77777777" w:rsidR="000B5D7A" w:rsidRPr="00CB43FC" w:rsidRDefault="000B5D7A" w:rsidP="000B5D7A">
      <w:pPr>
        <w:pStyle w:val="a8"/>
        <w:jc w:val="both"/>
        <w:rPr>
          <w:rFonts w:ascii="Calibri" w:hAnsi="Calibri" w:cs="Arial"/>
          <w:snapToGrid w:val="0"/>
          <w:sz w:val="22"/>
          <w:szCs w:val="22"/>
        </w:rPr>
      </w:pPr>
    </w:p>
    <w:p w14:paraId="2CAC56C7" w14:textId="77777777" w:rsidR="000B5D7A" w:rsidRPr="002D6A10" w:rsidRDefault="000B5D7A" w:rsidP="000B5D7A">
      <w:pPr>
        <w:rPr>
          <w:rFonts w:ascii="Calibri" w:hAnsi="Calibri"/>
          <w:sz w:val="22"/>
          <w:szCs w:val="22"/>
        </w:rPr>
      </w:pPr>
    </w:p>
    <w:p w14:paraId="6A89E33C" w14:textId="77777777" w:rsidR="006A6D02" w:rsidRDefault="006A6D02"/>
    <w:sectPr w:rsidR="006A6D02">
      <w:head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43C339" w14:textId="77777777" w:rsidR="00104D79" w:rsidRDefault="00104D79" w:rsidP="0076565D">
      <w:r>
        <w:separator/>
      </w:r>
    </w:p>
  </w:endnote>
  <w:endnote w:type="continuationSeparator" w:id="0">
    <w:p w14:paraId="0485F715" w14:textId="77777777" w:rsidR="00104D79" w:rsidRDefault="00104D79" w:rsidP="00765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Book Antiqua">
    <w:panose1 w:val="020406020503050303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076192" w14:textId="77777777" w:rsidR="00104D79" w:rsidRDefault="00104D79" w:rsidP="0076565D">
      <w:r>
        <w:separator/>
      </w:r>
    </w:p>
  </w:footnote>
  <w:footnote w:type="continuationSeparator" w:id="0">
    <w:p w14:paraId="7AD2CD68" w14:textId="77777777" w:rsidR="00104D79" w:rsidRDefault="00104D79" w:rsidP="007656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E2B00" w14:textId="77777777" w:rsidR="00654950" w:rsidRPr="0076565D" w:rsidRDefault="00654950" w:rsidP="0076565D">
    <w:pPr>
      <w:pStyle w:val="aa"/>
      <w:jc w:val="right"/>
      <w:rPr>
        <w:color w:val="A6A6A6" w:themeColor="background1" w:themeShade="A6"/>
      </w:rPr>
    </w:pPr>
    <w:r w:rsidRPr="0076565D">
      <w:rPr>
        <w:color w:val="A6A6A6" w:themeColor="background1" w:themeShade="A6"/>
        <w:lang w:val="en-US"/>
      </w:rPr>
      <w:t>V_</w:t>
    </w:r>
    <w:r>
      <w:rPr>
        <w:color w:val="A6A6A6" w:themeColor="background1" w:themeShade="A6"/>
      </w:rPr>
      <w:t>30.10</w:t>
    </w:r>
    <w:r w:rsidRPr="0076565D">
      <w:rPr>
        <w:color w:val="A6A6A6" w:themeColor="background1" w:themeShade="A6"/>
      </w:rPr>
      <w:t>.201</w:t>
    </w:r>
    <w:r>
      <w:rPr>
        <w:color w:val="A6A6A6" w:themeColor="background1" w:themeShade="A6"/>
      </w:rPr>
      <w:t>9</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7DB89F26"/>
    <w:lvl w:ilvl="0">
      <w:start w:val="1"/>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1440" w:hanging="720"/>
      </w:pPr>
    </w:lvl>
    <w:lvl w:ilvl="2">
      <w:start w:val="1"/>
      <w:numFmt w:val="decimal"/>
      <w:lvlText w:val="%1.%2.%3."/>
      <w:legacy w:legacy="1" w:legacySpace="0" w:legacyIndent="720"/>
      <w:lvlJc w:val="left"/>
      <w:pPr>
        <w:ind w:left="2160" w:hanging="720"/>
      </w:pPr>
    </w:lvl>
    <w:lvl w:ilvl="3">
      <w:start w:val="1"/>
      <w:numFmt w:val="decimal"/>
      <w:lvlText w:val="%1.%2.%3.%4."/>
      <w:legacy w:legacy="1" w:legacySpace="0" w:legacyIndent="720"/>
      <w:lvlJc w:val="left"/>
      <w:pPr>
        <w:ind w:left="2880" w:hanging="720"/>
      </w:pPr>
    </w:lvl>
    <w:lvl w:ilvl="4">
      <w:start w:val="1"/>
      <w:numFmt w:val="decimal"/>
      <w:pStyle w:val="5"/>
      <w:lvlText w:val="%1.%2.%3.%4.%5."/>
      <w:legacy w:legacy="1" w:legacySpace="0" w:legacyIndent="720"/>
      <w:lvlJc w:val="left"/>
      <w:pPr>
        <w:ind w:left="3600" w:hanging="720"/>
      </w:pPr>
    </w:lvl>
    <w:lvl w:ilvl="5">
      <w:start w:val="1"/>
      <w:numFmt w:val="decimal"/>
      <w:pStyle w:val="6"/>
      <w:lvlText w:val="%1.%2.%3.%4.%5.%6."/>
      <w:legacy w:legacy="1" w:legacySpace="0" w:legacyIndent="720"/>
      <w:lvlJc w:val="left"/>
      <w:pPr>
        <w:ind w:left="4320" w:hanging="720"/>
      </w:pPr>
    </w:lvl>
    <w:lvl w:ilvl="6">
      <w:start w:val="1"/>
      <w:numFmt w:val="decimal"/>
      <w:pStyle w:val="7"/>
      <w:lvlText w:val="%1.%2.%3.%4.%5.%6.%7."/>
      <w:legacy w:legacy="1" w:legacySpace="0" w:legacyIndent="720"/>
      <w:lvlJc w:val="left"/>
      <w:pPr>
        <w:ind w:left="5040" w:hanging="720"/>
      </w:pPr>
    </w:lvl>
    <w:lvl w:ilvl="7">
      <w:start w:val="1"/>
      <w:numFmt w:val="decimal"/>
      <w:pStyle w:val="8"/>
      <w:lvlText w:val="%1.%2.%3.%4.%5.%6.%7.%8."/>
      <w:legacy w:legacy="1" w:legacySpace="0" w:legacyIndent="720"/>
      <w:lvlJc w:val="left"/>
      <w:pPr>
        <w:ind w:left="5760" w:hanging="720"/>
      </w:pPr>
    </w:lvl>
    <w:lvl w:ilvl="8">
      <w:start w:val="1"/>
      <w:numFmt w:val="decimal"/>
      <w:pStyle w:val="9"/>
      <w:lvlText w:val="%1.%2.%3.%4.%5.%6.%7.%8.%9."/>
      <w:legacy w:legacy="1" w:legacySpace="0" w:legacyIndent="720"/>
      <w:lvlJc w:val="left"/>
      <w:pPr>
        <w:ind w:left="6480" w:hanging="720"/>
      </w:pPr>
    </w:lvl>
  </w:abstractNum>
  <w:abstractNum w:abstractNumId="1" w15:restartNumberingAfterBreak="0">
    <w:nsid w:val="10065F11"/>
    <w:multiLevelType w:val="multilevel"/>
    <w:tmpl w:val="7B7E02C2"/>
    <w:lvl w:ilvl="0">
      <w:start w:val="1"/>
      <w:numFmt w:val="decimal"/>
      <w:pStyle w:val="1"/>
      <w:lvlText w:val="%1."/>
      <w:lvlJc w:val="left"/>
      <w:pPr>
        <w:ind w:left="360" w:hanging="360"/>
      </w:pPr>
      <w:rPr>
        <w:rFonts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1.%2.%3.%4."/>
      <w:lvlJc w:val="left"/>
      <w:pPr>
        <w:ind w:left="1728" w:hanging="64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8E12028"/>
    <w:multiLevelType w:val="multilevel"/>
    <w:tmpl w:val="2036315C"/>
    <w:lvl w:ilvl="0">
      <w:start w:val="1"/>
      <w:numFmt w:val="decimal"/>
      <w:pStyle w:val="a"/>
      <w:lvlText w:val="%1. "/>
      <w:lvlJc w:val="left"/>
      <w:pPr>
        <w:tabs>
          <w:tab w:val="num" w:pos="720"/>
        </w:tabs>
        <w:ind w:left="360" w:hanging="360"/>
      </w:pPr>
      <w:rPr>
        <w:rFonts w:hint="default"/>
      </w:rPr>
    </w:lvl>
    <w:lvl w:ilvl="1">
      <w:start w:val="1"/>
      <w:numFmt w:val="decimal"/>
      <w:lvlText w:val="%1.%2."/>
      <w:lvlJc w:val="left"/>
      <w:pPr>
        <w:tabs>
          <w:tab w:val="num" w:pos="900"/>
        </w:tabs>
        <w:ind w:left="612" w:hanging="432"/>
      </w:pPr>
      <w:rPr>
        <w:rFonts w:hint="default"/>
      </w:rPr>
    </w:lvl>
    <w:lvl w:ilvl="2">
      <w:start w:val="1"/>
      <w:numFmt w:val="decimal"/>
      <w:lvlText w:val="%1.%2.%3."/>
      <w:lvlJc w:val="left"/>
      <w:pPr>
        <w:tabs>
          <w:tab w:val="num" w:pos="1440"/>
        </w:tabs>
        <w:ind w:left="1224" w:hanging="504"/>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28E75ABB"/>
    <w:multiLevelType w:val="hybridMultilevel"/>
    <w:tmpl w:val="C25A8FA6"/>
    <w:lvl w:ilvl="0" w:tplc="017ADE34">
      <w:start w:val="1"/>
      <w:numFmt w:val="bullet"/>
      <w:pStyle w:val="10"/>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2CAF72C0"/>
    <w:multiLevelType w:val="multilevel"/>
    <w:tmpl w:val="70FC14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17AD4"/>
    <w:multiLevelType w:val="multilevel"/>
    <w:tmpl w:val="E828097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35B468D"/>
    <w:multiLevelType w:val="multilevel"/>
    <w:tmpl w:val="ABDA5E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854657B"/>
    <w:multiLevelType w:val="hybridMultilevel"/>
    <w:tmpl w:val="F5AE99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629831ED"/>
    <w:multiLevelType w:val="multilevel"/>
    <w:tmpl w:val="F11C4F4C"/>
    <w:lvl w:ilvl="0">
      <w:start w:val="1"/>
      <w:numFmt w:val="decimal"/>
      <w:pStyle w:val="11"/>
      <w:lvlText w:val="%1."/>
      <w:lvlJc w:val="left"/>
      <w:pPr>
        <w:tabs>
          <w:tab w:val="num" w:pos="0"/>
        </w:tabs>
        <w:ind w:left="851" w:hanging="851"/>
      </w:pPr>
      <w:rPr>
        <w:b/>
      </w:rPr>
    </w:lvl>
    <w:lvl w:ilvl="1">
      <w:start w:val="1"/>
      <w:numFmt w:val="decimal"/>
      <w:pStyle w:val="2"/>
      <w:lvlText w:val="%1.%2."/>
      <w:lvlJc w:val="left"/>
      <w:pPr>
        <w:tabs>
          <w:tab w:val="num" w:pos="851"/>
        </w:tabs>
        <w:ind w:left="851" w:hanging="709"/>
      </w:pPr>
    </w:lvl>
    <w:lvl w:ilvl="2">
      <w:start w:val="1"/>
      <w:numFmt w:val="decimal"/>
      <w:pStyle w:val="3"/>
      <w:lvlText w:val="%1.%2.%3."/>
      <w:lvlJc w:val="left"/>
      <w:pPr>
        <w:tabs>
          <w:tab w:val="num" w:pos="851"/>
        </w:tabs>
        <w:ind w:left="851" w:hanging="709"/>
      </w:pPr>
    </w:lvl>
    <w:lvl w:ilvl="3">
      <w:start w:val="1"/>
      <w:numFmt w:val="decimal"/>
      <w:lvlText w:val="%1.%2.%3.%4."/>
      <w:lvlJc w:val="left"/>
      <w:pPr>
        <w:tabs>
          <w:tab w:val="num" w:pos="0"/>
        </w:tabs>
        <w:ind w:left="2975" w:hanging="708"/>
      </w:pPr>
    </w:lvl>
    <w:lvl w:ilvl="4">
      <w:start w:val="1"/>
      <w:numFmt w:val="decimal"/>
      <w:lvlText w:val="%1.%2.%3.%4.%5."/>
      <w:lvlJc w:val="left"/>
      <w:pPr>
        <w:tabs>
          <w:tab w:val="num" w:pos="0"/>
        </w:tabs>
        <w:ind w:left="3683" w:hanging="708"/>
      </w:pPr>
    </w:lvl>
    <w:lvl w:ilvl="5">
      <w:start w:val="1"/>
      <w:numFmt w:val="decimal"/>
      <w:lvlText w:val="%1.%2.%3.%4.%5.%6."/>
      <w:lvlJc w:val="left"/>
      <w:pPr>
        <w:tabs>
          <w:tab w:val="num" w:pos="0"/>
        </w:tabs>
        <w:ind w:left="4391" w:hanging="708"/>
      </w:pPr>
    </w:lvl>
    <w:lvl w:ilvl="6">
      <w:start w:val="1"/>
      <w:numFmt w:val="decimal"/>
      <w:lvlText w:val="%1.%2.%3.%4.%5.%6.%7."/>
      <w:lvlJc w:val="left"/>
      <w:pPr>
        <w:tabs>
          <w:tab w:val="num" w:pos="0"/>
        </w:tabs>
        <w:ind w:left="5099" w:hanging="708"/>
      </w:pPr>
    </w:lvl>
    <w:lvl w:ilvl="7">
      <w:start w:val="1"/>
      <w:numFmt w:val="decimal"/>
      <w:lvlText w:val="%1.%2.%3.%4.%5.%6.%7.%8."/>
      <w:lvlJc w:val="left"/>
      <w:pPr>
        <w:tabs>
          <w:tab w:val="num" w:pos="0"/>
        </w:tabs>
        <w:ind w:left="5807" w:hanging="708"/>
      </w:pPr>
    </w:lvl>
    <w:lvl w:ilvl="8">
      <w:start w:val="1"/>
      <w:numFmt w:val="decimal"/>
      <w:lvlText w:val="%1.%2.%3.%4.%5.%6.%7.%8.%9."/>
      <w:lvlJc w:val="left"/>
      <w:pPr>
        <w:tabs>
          <w:tab w:val="num" w:pos="0"/>
        </w:tabs>
        <w:ind w:left="6515" w:hanging="708"/>
      </w:pPr>
    </w:lvl>
  </w:abstractNum>
  <w:abstractNum w:abstractNumId="9" w15:restartNumberingAfterBreak="0">
    <w:nsid w:val="641F4235"/>
    <w:multiLevelType w:val="multilevel"/>
    <w:tmpl w:val="968E5C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a0"/>
      <w:lvlText w:val="%1.%2.%3."/>
      <w:lvlJc w:val="left"/>
      <w:pPr>
        <w:ind w:left="1224" w:hanging="504"/>
      </w:pPr>
    </w:lvl>
    <w:lvl w:ilvl="3">
      <w:start w:val="1"/>
      <w:numFmt w:val="decimal"/>
      <w:pStyle w:val="a0"/>
      <w:lvlText w:val="%1.%2.%3.%4."/>
      <w:lvlJc w:val="left"/>
      <w:pPr>
        <w:ind w:left="2067"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55E122D"/>
    <w:multiLevelType w:val="multilevel"/>
    <w:tmpl w:val="66D43816"/>
    <w:lvl w:ilvl="0">
      <w:start w:val="1"/>
      <w:numFmt w:val="decimal"/>
      <w:pStyle w:val="Centro1"/>
      <w:lvlText w:val="%1."/>
      <w:lvlJc w:val="left"/>
      <w:pPr>
        <w:ind w:left="360" w:hanging="360"/>
      </w:pPr>
    </w:lvl>
    <w:lvl w:ilvl="1">
      <w:start w:val="1"/>
      <w:numFmt w:val="decimal"/>
      <w:pStyle w:val="Centro2"/>
      <w:lvlText w:val="%1.%2."/>
      <w:lvlJc w:val="left"/>
      <w:pPr>
        <w:ind w:left="792" w:hanging="432"/>
      </w:pPr>
    </w:lvl>
    <w:lvl w:ilvl="2">
      <w:start w:val="1"/>
      <w:numFmt w:val="decimal"/>
      <w:pStyle w:val="Centr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7FE38E7"/>
    <w:multiLevelType w:val="multilevel"/>
    <w:tmpl w:val="77B4A7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9937243"/>
    <w:multiLevelType w:val="multilevel"/>
    <w:tmpl w:val="70FC14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D4209C"/>
    <w:multiLevelType w:val="multilevel"/>
    <w:tmpl w:val="55180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6"/>
  </w:num>
  <w:num w:numId="2">
    <w:abstractNumId w:val="11"/>
  </w:num>
  <w:num w:numId="3">
    <w:abstractNumId w:val="8"/>
  </w:num>
  <w:num w:numId="4">
    <w:abstractNumId w:val="0"/>
  </w:num>
  <w:num w:numId="5">
    <w:abstractNumId w:val="10"/>
  </w:num>
  <w:num w:numId="6">
    <w:abstractNumId w:val="3"/>
  </w:num>
  <w:num w:numId="7">
    <w:abstractNumId w:val="1"/>
  </w:num>
  <w:num w:numId="8">
    <w:abstractNumId w:val="5"/>
  </w:num>
  <w:num w:numId="9">
    <w:abstractNumId w:val="2"/>
  </w:num>
  <w:num w:numId="10">
    <w:abstractNumId w:val="9"/>
  </w:num>
  <w:num w:numId="11">
    <w:abstractNumId w:val="13"/>
  </w:num>
  <w:num w:numId="12">
    <w:abstractNumId w:val="4"/>
  </w:num>
  <w:num w:numId="13">
    <w:abstractNumId w:val="7"/>
  </w:num>
  <w:num w:numId="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ocumentProtection w:edit="readOnly" w:enforcement="1" w:cryptProviderType="rsaAES" w:cryptAlgorithmClass="hash" w:cryptAlgorithmType="typeAny" w:cryptAlgorithmSid="14" w:cryptSpinCount="100000" w:hash="ZeMt/Ln+nmUxvH/Uo1PbZALCLuTotU2AB/ffWAuk0WU4Bg1JDc79zejySHfdZmeRvUFRxfvdC1GecGW+pIZRVw==" w:salt="1VK0tAGnjPkPr3f7wl6FLg=="/>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588"/>
    <w:rsid w:val="00010E8C"/>
    <w:rsid w:val="00013AEF"/>
    <w:rsid w:val="00023914"/>
    <w:rsid w:val="0002639C"/>
    <w:rsid w:val="00051883"/>
    <w:rsid w:val="000562A9"/>
    <w:rsid w:val="00056F40"/>
    <w:rsid w:val="000667DD"/>
    <w:rsid w:val="00070166"/>
    <w:rsid w:val="0007297B"/>
    <w:rsid w:val="00076970"/>
    <w:rsid w:val="00090EE0"/>
    <w:rsid w:val="000B5D7A"/>
    <w:rsid w:val="000C0DEB"/>
    <w:rsid w:val="000C0EAA"/>
    <w:rsid w:val="000D3F43"/>
    <w:rsid w:val="000E7098"/>
    <w:rsid w:val="000F1CC8"/>
    <w:rsid w:val="00104D79"/>
    <w:rsid w:val="00117F1E"/>
    <w:rsid w:val="00124234"/>
    <w:rsid w:val="0012425A"/>
    <w:rsid w:val="00152BF4"/>
    <w:rsid w:val="00157FFD"/>
    <w:rsid w:val="00182968"/>
    <w:rsid w:val="001926A6"/>
    <w:rsid w:val="001A2251"/>
    <w:rsid w:val="001B705D"/>
    <w:rsid w:val="001D65E4"/>
    <w:rsid w:val="002268F9"/>
    <w:rsid w:val="002332FA"/>
    <w:rsid w:val="00237E14"/>
    <w:rsid w:val="002609EB"/>
    <w:rsid w:val="00262E80"/>
    <w:rsid w:val="00265CC7"/>
    <w:rsid w:val="00276473"/>
    <w:rsid w:val="0027666C"/>
    <w:rsid w:val="0028661B"/>
    <w:rsid w:val="00292B10"/>
    <w:rsid w:val="002A0DD6"/>
    <w:rsid w:val="002F5207"/>
    <w:rsid w:val="00307422"/>
    <w:rsid w:val="003232FD"/>
    <w:rsid w:val="003262D0"/>
    <w:rsid w:val="0033003C"/>
    <w:rsid w:val="00355327"/>
    <w:rsid w:val="00362588"/>
    <w:rsid w:val="0037748B"/>
    <w:rsid w:val="00381E38"/>
    <w:rsid w:val="00397628"/>
    <w:rsid w:val="003A16A7"/>
    <w:rsid w:val="003B4266"/>
    <w:rsid w:val="003E3563"/>
    <w:rsid w:val="003F62C9"/>
    <w:rsid w:val="00402EF4"/>
    <w:rsid w:val="00406026"/>
    <w:rsid w:val="00412D65"/>
    <w:rsid w:val="00414B25"/>
    <w:rsid w:val="00430991"/>
    <w:rsid w:val="00433B68"/>
    <w:rsid w:val="004446E3"/>
    <w:rsid w:val="00452993"/>
    <w:rsid w:val="00453886"/>
    <w:rsid w:val="00460E42"/>
    <w:rsid w:val="00491B22"/>
    <w:rsid w:val="00496839"/>
    <w:rsid w:val="004A2FD5"/>
    <w:rsid w:val="004B077A"/>
    <w:rsid w:val="004B0AEA"/>
    <w:rsid w:val="004B2E8E"/>
    <w:rsid w:val="004D39C8"/>
    <w:rsid w:val="004E26D6"/>
    <w:rsid w:val="004E7B5F"/>
    <w:rsid w:val="005002B8"/>
    <w:rsid w:val="00517A01"/>
    <w:rsid w:val="00536D1F"/>
    <w:rsid w:val="0055695D"/>
    <w:rsid w:val="00564A89"/>
    <w:rsid w:val="00566EAB"/>
    <w:rsid w:val="005773E3"/>
    <w:rsid w:val="005861DE"/>
    <w:rsid w:val="005900EF"/>
    <w:rsid w:val="00592EAC"/>
    <w:rsid w:val="00595586"/>
    <w:rsid w:val="0059574B"/>
    <w:rsid w:val="005970D4"/>
    <w:rsid w:val="005D522D"/>
    <w:rsid w:val="005F2B32"/>
    <w:rsid w:val="0060325B"/>
    <w:rsid w:val="006075A5"/>
    <w:rsid w:val="00651C5F"/>
    <w:rsid w:val="00654950"/>
    <w:rsid w:val="00656C08"/>
    <w:rsid w:val="00661C33"/>
    <w:rsid w:val="00665719"/>
    <w:rsid w:val="00674AEF"/>
    <w:rsid w:val="00682B22"/>
    <w:rsid w:val="00691254"/>
    <w:rsid w:val="006A6D02"/>
    <w:rsid w:val="006C4CCE"/>
    <w:rsid w:val="00713493"/>
    <w:rsid w:val="00714590"/>
    <w:rsid w:val="00737443"/>
    <w:rsid w:val="0076565D"/>
    <w:rsid w:val="00787D98"/>
    <w:rsid w:val="007921ED"/>
    <w:rsid w:val="007B1721"/>
    <w:rsid w:val="007B48A4"/>
    <w:rsid w:val="007B544B"/>
    <w:rsid w:val="007C18AE"/>
    <w:rsid w:val="007C7804"/>
    <w:rsid w:val="007D5296"/>
    <w:rsid w:val="007E5D4D"/>
    <w:rsid w:val="0081480B"/>
    <w:rsid w:val="0081631D"/>
    <w:rsid w:val="00821D19"/>
    <w:rsid w:val="008260C9"/>
    <w:rsid w:val="00860CCA"/>
    <w:rsid w:val="00872167"/>
    <w:rsid w:val="00892E09"/>
    <w:rsid w:val="008B437B"/>
    <w:rsid w:val="008B667A"/>
    <w:rsid w:val="008B6C31"/>
    <w:rsid w:val="008F0E0E"/>
    <w:rsid w:val="008F526A"/>
    <w:rsid w:val="00904F9E"/>
    <w:rsid w:val="0093551D"/>
    <w:rsid w:val="00950DB9"/>
    <w:rsid w:val="009604FA"/>
    <w:rsid w:val="009672F7"/>
    <w:rsid w:val="009739B6"/>
    <w:rsid w:val="0097479F"/>
    <w:rsid w:val="009A3855"/>
    <w:rsid w:val="009C68E6"/>
    <w:rsid w:val="009C6987"/>
    <w:rsid w:val="009E0B3B"/>
    <w:rsid w:val="00A13CDE"/>
    <w:rsid w:val="00A22862"/>
    <w:rsid w:val="00A22FCA"/>
    <w:rsid w:val="00A4366C"/>
    <w:rsid w:val="00A51838"/>
    <w:rsid w:val="00A66FC9"/>
    <w:rsid w:val="00A87A2F"/>
    <w:rsid w:val="00A87ADC"/>
    <w:rsid w:val="00A903FE"/>
    <w:rsid w:val="00AB5876"/>
    <w:rsid w:val="00AB5C38"/>
    <w:rsid w:val="00AD5ED6"/>
    <w:rsid w:val="00AE780F"/>
    <w:rsid w:val="00B00D0E"/>
    <w:rsid w:val="00B3298C"/>
    <w:rsid w:val="00B42266"/>
    <w:rsid w:val="00B9481B"/>
    <w:rsid w:val="00B958FA"/>
    <w:rsid w:val="00B96D6A"/>
    <w:rsid w:val="00BB60B1"/>
    <w:rsid w:val="00BE3995"/>
    <w:rsid w:val="00BF4C4D"/>
    <w:rsid w:val="00C05E65"/>
    <w:rsid w:val="00C312B0"/>
    <w:rsid w:val="00C45F76"/>
    <w:rsid w:val="00C46E61"/>
    <w:rsid w:val="00C70D8F"/>
    <w:rsid w:val="00C7452B"/>
    <w:rsid w:val="00C74CDC"/>
    <w:rsid w:val="00C872A7"/>
    <w:rsid w:val="00C94F3A"/>
    <w:rsid w:val="00CC1235"/>
    <w:rsid w:val="00CD4364"/>
    <w:rsid w:val="00D05A28"/>
    <w:rsid w:val="00D116C4"/>
    <w:rsid w:val="00D22789"/>
    <w:rsid w:val="00D22B0C"/>
    <w:rsid w:val="00D32D4A"/>
    <w:rsid w:val="00D53725"/>
    <w:rsid w:val="00D67326"/>
    <w:rsid w:val="00D73102"/>
    <w:rsid w:val="00D960D9"/>
    <w:rsid w:val="00DA36F7"/>
    <w:rsid w:val="00DA42B9"/>
    <w:rsid w:val="00DB1B3B"/>
    <w:rsid w:val="00DB7D79"/>
    <w:rsid w:val="00DC585F"/>
    <w:rsid w:val="00DC739B"/>
    <w:rsid w:val="00DE0254"/>
    <w:rsid w:val="00DE1ADB"/>
    <w:rsid w:val="00DE2EA1"/>
    <w:rsid w:val="00E21A92"/>
    <w:rsid w:val="00E27C38"/>
    <w:rsid w:val="00E30369"/>
    <w:rsid w:val="00E3085A"/>
    <w:rsid w:val="00E31A0E"/>
    <w:rsid w:val="00E53299"/>
    <w:rsid w:val="00E554E5"/>
    <w:rsid w:val="00E615ED"/>
    <w:rsid w:val="00E64DB9"/>
    <w:rsid w:val="00E70E7F"/>
    <w:rsid w:val="00E75A6A"/>
    <w:rsid w:val="00E91180"/>
    <w:rsid w:val="00EA32DA"/>
    <w:rsid w:val="00EB0A02"/>
    <w:rsid w:val="00EB710C"/>
    <w:rsid w:val="00ED462A"/>
    <w:rsid w:val="00F22CEA"/>
    <w:rsid w:val="00F25E64"/>
    <w:rsid w:val="00F26AC7"/>
    <w:rsid w:val="00F32048"/>
    <w:rsid w:val="00F36627"/>
    <w:rsid w:val="00F433D3"/>
    <w:rsid w:val="00F52C73"/>
    <w:rsid w:val="00F54BFE"/>
    <w:rsid w:val="00F658D2"/>
    <w:rsid w:val="00F73DFA"/>
    <w:rsid w:val="00F87B92"/>
    <w:rsid w:val="00F90194"/>
    <w:rsid w:val="00F92BBF"/>
    <w:rsid w:val="00FA2E17"/>
    <w:rsid w:val="00FF2887"/>
    <w:rsid w:val="00FF38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D044"/>
  <w15:docId w15:val="{64C8C577-C9C8-4941-AE62-303106948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62"/>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53725"/>
    <w:pPr>
      <w:spacing w:after="0" w:line="240" w:lineRule="auto"/>
    </w:pPr>
    <w:rPr>
      <w:rFonts w:ascii="Times New Roman" w:eastAsia="Times New Roman" w:hAnsi="Times New Roman" w:cs="Times New Roman"/>
      <w:sz w:val="20"/>
      <w:szCs w:val="20"/>
      <w:lang w:eastAsia="ru-RU"/>
    </w:rPr>
  </w:style>
  <w:style w:type="paragraph" w:styleId="11">
    <w:name w:val="heading 1"/>
    <w:basedOn w:val="a1"/>
    <w:next w:val="2"/>
    <w:link w:val="12"/>
    <w:qFormat/>
    <w:rsid w:val="00654950"/>
    <w:pPr>
      <w:keepNext/>
      <w:numPr>
        <w:numId w:val="3"/>
      </w:numPr>
      <w:spacing w:before="120" w:after="120"/>
      <w:ind w:right="-2"/>
      <w:outlineLvl w:val="0"/>
    </w:pPr>
    <w:rPr>
      <w:b/>
      <w:kern w:val="28"/>
    </w:rPr>
  </w:style>
  <w:style w:type="paragraph" w:styleId="2">
    <w:name w:val="heading 2"/>
    <w:link w:val="20"/>
    <w:qFormat/>
    <w:rsid w:val="00654950"/>
    <w:pPr>
      <w:keepNext/>
      <w:numPr>
        <w:ilvl w:val="1"/>
        <w:numId w:val="3"/>
      </w:numPr>
      <w:spacing w:before="240" w:after="60" w:line="240" w:lineRule="auto"/>
      <w:jc w:val="both"/>
      <w:outlineLvl w:val="1"/>
    </w:pPr>
    <w:rPr>
      <w:rFonts w:ascii="Times New Roman" w:eastAsia="Times New Roman" w:hAnsi="Times New Roman" w:cs="Times New Roman"/>
      <w:b/>
      <w:snapToGrid w:val="0"/>
      <w:szCs w:val="20"/>
      <w:lang w:val="en-US"/>
    </w:rPr>
  </w:style>
  <w:style w:type="paragraph" w:styleId="3">
    <w:name w:val="heading 3"/>
    <w:basedOn w:val="a1"/>
    <w:next w:val="a1"/>
    <w:link w:val="30"/>
    <w:qFormat/>
    <w:rsid w:val="00654950"/>
    <w:pPr>
      <w:keepNext/>
      <w:numPr>
        <w:ilvl w:val="2"/>
        <w:numId w:val="3"/>
      </w:numPr>
      <w:spacing w:before="60" w:after="60"/>
      <w:ind w:right="-2"/>
      <w:jc w:val="both"/>
      <w:outlineLvl w:val="2"/>
    </w:pPr>
    <w:rPr>
      <w:rFonts w:ascii="Arial" w:hAnsi="Arial"/>
      <w:snapToGrid w:val="0"/>
      <w:color w:val="000000"/>
      <w:lang w:eastAsia="en-US"/>
    </w:rPr>
  </w:style>
  <w:style w:type="paragraph" w:styleId="4">
    <w:name w:val="heading 4"/>
    <w:basedOn w:val="a1"/>
    <w:next w:val="a1"/>
    <w:link w:val="40"/>
    <w:qFormat/>
    <w:rsid w:val="00654950"/>
    <w:pPr>
      <w:keepNext/>
      <w:spacing w:before="240" w:after="60"/>
      <w:ind w:right="-2"/>
      <w:jc w:val="both"/>
      <w:outlineLvl w:val="3"/>
    </w:pPr>
    <w:rPr>
      <w:u w:val="single"/>
      <w:lang w:val="en-US"/>
    </w:rPr>
  </w:style>
  <w:style w:type="paragraph" w:styleId="5">
    <w:name w:val="heading 5"/>
    <w:basedOn w:val="a1"/>
    <w:next w:val="a1"/>
    <w:link w:val="50"/>
    <w:qFormat/>
    <w:rsid w:val="00654950"/>
    <w:pPr>
      <w:numPr>
        <w:ilvl w:val="4"/>
        <w:numId w:val="4"/>
      </w:numPr>
      <w:spacing w:before="240" w:after="60"/>
      <w:ind w:right="-2"/>
      <w:jc w:val="both"/>
      <w:outlineLvl w:val="4"/>
    </w:pPr>
    <w:rPr>
      <w:rFonts w:ascii="Arial" w:hAnsi="Arial"/>
      <w:lang w:val="en-US"/>
    </w:rPr>
  </w:style>
  <w:style w:type="paragraph" w:styleId="6">
    <w:name w:val="heading 6"/>
    <w:basedOn w:val="a1"/>
    <w:next w:val="a1"/>
    <w:link w:val="60"/>
    <w:qFormat/>
    <w:rsid w:val="00654950"/>
    <w:pPr>
      <w:numPr>
        <w:ilvl w:val="5"/>
        <w:numId w:val="4"/>
      </w:numPr>
      <w:spacing w:before="240" w:after="60"/>
      <w:ind w:right="-2"/>
      <w:jc w:val="both"/>
      <w:outlineLvl w:val="5"/>
    </w:pPr>
    <w:rPr>
      <w:i/>
      <w:lang w:val="en-US"/>
    </w:rPr>
  </w:style>
  <w:style w:type="paragraph" w:styleId="7">
    <w:name w:val="heading 7"/>
    <w:basedOn w:val="a1"/>
    <w:next w:val="a1"/>
    <w:link w:val="70"/>
    <w:qFormat/>
    <w:rsid w:val="00654950"/>
    <w:pPr>
      <w:numPr>
        <w:ilvl w:val="6"/>
        <w:numId w:val="4"/>
      </w:numPr>
      <w:spacing w:before="240" w:after="60"/>
      <w:ind w:right="-2"/>
      <w:jc w:val="both"/>
      <w:outlineLvl w:val="6"/>
    </w:pPr>
    <w:rPr>
      <w:rFonts w:ascii="Arial" w:hAnsi="Arial"/>
      <w:lang w:val="en-US"/>
    </w:rPr>
  </w:style>
  <w:style w:type="paragraph" w:styleId="8">
    <w:name w:val="heading 8"/>
    <w:basedOn w:val="a1"/>
    <w:next w:val="a1"/>
    <w:link w:val="80"/>
    <w:qFormat/>
    <w:rsid w:val="00654950"/>
    <w:pPr>
      <w:numPr>
        <w:ilvl w:val="7"/>
        <w:numId w:val="4"/>
      </w:numPr>
      <w:spacing w:before="240" w:after="60"/>
      <w:ind w:right="-2"/>
      <w:jc w:val="both"/>
      <w:outlineLvl w:val="7"/>
    </w:pPr>
    <w:rPr>
      <w:rFonts w:ascii="Arial" w:hAnsi="Arial"/>
      <w:i/>
      <w:lang w:val="en-US"/>
    </w:rPr>
  </w:style>
  <w:style w:type="paragraph" w:styleId="9">
    <w:name w:val="heading 9"/>
    <w:basedOn w:val="a1"/>
    <w:next w:val="a1"/>
    <w:link w:val="90"/>
    <w:qFormat/>
    <w:rsid w:val="00654950"/>
    <w:pPr>
      <w:numPr>
        <w:ilvl w:val="8"/>
        <w:numId w:val="4"/>
      </w:numPr>
      <w:spacing w:before="240" w:after="60"/>
      <w:ind w:right="-2"/>
      <w:jc w:val="both"/>
      <w:outlineLvl w:val="8"/>
    </w:pPr>
    <w:rPr>
      <w:rFonts w:ascii="Arial" w:hAnsi="Arial"/>
      <w:b/>
      <w:i/>
      <w:sz w:val="18"/>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basedOn w:val="a2"/>
    <w:link w:val="2"/>
    <w:rsid w:val="00654950"/>
    <w:rPr>
      <w:rFonts w:ascii="Times New Roman" w:eastAsia="Times New Roman" w:hAnsi="Times New Roman" w:cs="Times New Roman"/>
      <w:b/>
      <w:snapToGrid w:val="0"/>
      <w:szCs w:val="20"/>
      <w:lang w:val="en-US"/>
    </w:rPr>
  </w:style>
  <w:style w:type="character" w:customStyle="1" w:styleId="12">
    <w:name w:val="Заголовок 1 Знак"/>
    <w:basedOn w:val="a2"/>
    <w:link w:val="11"/>
    <w:rsid w:val="00654950"/>
    <w:rPr>
      <w:rFonts w:ascii="Times New Roman" w:eastAsia="Times New Roman" w:hAnsi="Times New Roman" w:cs="Times New Roman"/>
      <w:b/>
      <w:kern w:val="28"/>
      <w:sz w:val="20"/>
      <w:szCs w:val="20"/>
      <w:lang w:eastAsia="ru-RU"/>
    </w:rPr>
  </w:style>
  <w:style w:type="character" w:customStyle="1" w:styleId="30">
    <w:name w:val="Заголовок 3 Знак"/>
    <w:basedOn w:val="a2"/>
    <w:link w:val="3"/>
    <w:rsid w:val="00654950"/>
    <w:rPr>
      <w:rFonts w:ascii="Arial" w:eastAsia="Times New Roman" w:hAnsi="Arial" w:cs="Times New Roman"/>
      <w:snapToGrid w:val="0"/>
      <w:color w:val="000000"/>
      <w:sz w:val="20"/>
      <w:szCs w:val="20"/>
    </w:rPr>
  </w:style>
  <w:style w:type="character" w:customStyle="1" w:styleId="40">
    <w:name w:val="Заголовок 4 Знак"/>
    <w:basedOn w:val="a2"/>
    <w:link w:val="4"/>
    <w:rsid w:val="00654950"/>
    <w:rPr>
      <w:rFonts w:ascii="Times New Roman" w:eastAsia="Times New Roman" w:hAnsi="Times New Roman" w:cs="Times New Roman"/>
      <w:sz w:val="20"/>
      <w:szCs w:val="20"/>
      <w:u w:val="single"/>
      <w:lang w:val="en-US" w:eastAsia="ru-RU"/>
    </w:rPr>
  </w:style>
  <w:style w:type="character" w:customStyle="1" w:styleId="50">
    <w:name w:val="Заголовок 5 Знак"/>
    <w:basedOn w:val="a2"/>
    <w:link w:val="5"/>
    <w:rsid w:val="00654950"/>
    <w:rPr>
      <w:rFonts w:ascii="Arial" w:eastAsia="Times New Roman" w:hAnsi="Arial" w:cs="Times New Roman"/>
      <w:sz w:val="20"/>
      <w:szCs w:val="20"/>
      <w:lang w:val="en-US" w:eastAsia="ru-RU"/>
    </w:rPr>
  </w:style>
  <w:style w:type="character" w:customStyle="1" w:styleId="60">
    <w:name w:val="Заголовок 6 Знак"/>
    <w:basedOn w:val="a2"/>
    <w:link w:val="6"/>
    <w:rsid w:val="00654950"/>
    <w:rPr>
      <w:rFonts w:ascii="Times New Roman" w:eastAsia="Times New Roman" w:hAnsi="Times New Roman" w:cs="Times New Roman"/>
      <w:i/>
      <w:sz w:val="20"/>
      <w:szCs w:val="20"/>
      <w:lang w:val="en-US" w:eastAsia="ru-RU"/>
    </w:rPr>
  </w:style>
  <w:style w:type="character" w:customStyle="1" w:styleId="70">
    <w:name w:val="Заголовок 7 Знак"/>
    <w:basedOn w:val="a2"/>
    <w:link w:val="7"/>
    <w:rsid w:val="00654950"/>
    <w:rPr>
      <w:rFonts w:ascii="Arial" w:eastAsia="Times New Roman" w:hAnsi="Arial" w:cs="Times New Roman"/>
      <w:sz w:val="20"/>
      <w:szCs w:val="20"/>
      <w:lang w:val="en-US" w:eastAsia="ru-RU"/>
    </w:rPr>
  </w:style>
  <w:style w:type="character" w:customStyle="1" w:styleId="80">
    <w:name w:val="Заголовок 8 Знак"/>
    <w:basedOn w:val="a2"/>
    <w:link w:val="8"/>
    <w:rsid w:val="00654950"/>
    <w:rPr>
      <w:rFonts w:ascii="Arial" w:eastAsia="Times New Roman" w:hAnsi="Arial" w:cs="Times New Roman"/>
      <w:i/>
      <w:sz w:val="20"/>
      <w:szCs w:val="20"/>
      <w:lang w:val="en-US" w:eastAsia="ru-RU"/>
    </w:rPr>
  </w:style>
  <w:style w:type="character" w:customStyle="1" w:styleId="90">
    <w:name w:val="Заголовок 9 Знак"/>
    <w:basedOn w:val="a2"/>
    <w:link w:val="9"/>
    <w:rsid w:val="00654950"/>
    <w:rPr>
      <w:rFonts w:ascii="Arial" w:eastAsia="Times New Roman" w:hAnsi="Arial" w:cs="Times New Roman"/>
      <w:b/>
      <w:i/>
      <w:sz w:val="18"/>
      <w:szCs w:val="20"/>
      <w:lang w:val="en-US" w:eastAsia="ru-RU"/>
    </w:rPr>
  </w:style>
  <w:style w:type="paragraph" w:styleId="a5">
    <w:name w:val="List Paragraph"/>
    <w:basedOn w:val="a1"/>
    <w:uiPriority w:val="34"/>
    <w:qFormat/>
    <w:rsid w:val="00674AEF"/>
    <w:pPr>
      <w:ind w:left="720"/>
      <w:contextualSpacing/>
    </w:pPr>
  </w:style>
  <w:style w:type="paragraph" w:styleId="a6">
    <w:name w:val="Plain Text"/>
    <w:basedOn w:val="a1"/>
    <w:link w:val="a7"/>
    <w:uiPriority w:val="99"/>
    <w:unhideWhenUsed/>
    <w:rsid w:val="00674AEF"/>
    <w:rPr>
      <w:rFonts w:ascii="Consolas" w:eastAsia="Calibri" w:hAnsi="Consolas"/>
      <w:sz w:val="21"/>
      <w:szCs w:val="21"/>
      <w:lang w:eastAsia="en-US"/>
    </w:rPr>
  </w:style>
  <w:style w:type="character" w:customStyle="1" w:styleId="a7">
    <w:name w:val="Текст Знак"/>
    <w:basedOn w:val="a2"/>
    <w:link w:val="a6"/>
    <w:uiPriority w:val="99"/>
    <w:rsid w:val="00674AEF"/>
    <w:rPr>
      <w:rFonts w:ascii="Consolas" w:eastAsia="Calibri" w:hAnsi="Consolas" w:cs="Times New Roman"/>
      <w:sz w:val="21"/>
      <w:szCs w:val="21"/>
    </w:rPr>
  </w:style>
  <w:style w:type="paragraph" w:styleId="a8">
    <w:name w:val="Body Text"/>
    <w:basedOn w:val="a1"/>
    <w:link w:val="a9"/>
    <w:uiPriority w:val="99"/>
    <w:unhideWhenUsed/>
    <w:rsid w:val="000B5D7A"/>
    <w:pPr>
      <w:spacing w:after="120"/>
    </w:pPr>
  </w:style>
  <w:style w:type="character" w:customStyle="1" w:styleId="a9">
    <w:name w:val="Основной текст Знак"/>
    <w:basedOn w:val="a2"/>
    <w:link w:val="a8"/>
    <w:uiPriority w:val="99"/>
    <w:rsid w:val="000B5D7A"/>
    <w:rPr>
      <w:rFonts w:ascii="Times New Roman" w:eastAsia="Times New Roman" w:hAnsi="Times New Roman" w:cs="Times New Roman"/>
      <w:sz w:val="20"/>
      <w:szCs w:val="20"/>
      <w:lang w:eastAsia="ru-RU"/>
    </w:rPr>
  </w:style>
  <w:style w:type="paragraph" w:styleId="aa">
    <w:name w:val="header"/>
    <w:basedOn w:val="a1"/>
    <w:link w:val="ab"/>
    <w:unhideWhenUsed/>
    <w:rsid w:val="0076565D"/>
    <w:pPr>
      <w:tabs>
        <w:tab w:val="center" w:pos="4677"/>
        <w:tab w:val="right" w:pos="9355"/>
      </w:tabs>
    </w:pPr>
  </w:style>
  <w:style w:type="character" w:customStyle="1" w:styleId="ab">
    <w:name w:val="Верхний колонтитул Знак"/>
    <w:basedOn w:val="a2"/>
    <w:link w:val="aa"/>
    <w:uiPriority w:val="99"/>
    <w:rsid w:val="0076565D"/>
    <w:rPr>
      <w:rFonts w:ascii="Times New Roman" w:eastAsia="Times New Roman" w:hAnsi="Times New Roman" w:cs="Times New Roman"/>
      <w:sz w:val="20"/>
      <w:szCs w:val="20"/>
      <w:lang w:eastAsia="ru-RU"/>
    </w:rPr>
  </w:style>
  <w:style w:type="paragraph" w:styleId="ac">
    <w:name w:val="footer"/>
    <w:basedOn w:val="a1"/>
    <w:link w:val="ad"/>
    <w:uiPriority w:val="99"/>
    <w:unhideWhenUsed/>
    <w:rsid w:val="0076565D"/>
    <w:pPr>
      <w:tabs>
        <w:tab w:val="center" w:pos="4677"/>
        <w:tab w:val="right" w:pos="9355"/>
      </w:tabs>
    </w:pPr>
  </w:style>
  <w:style w:type="character" w:customStyle="1" w:styleId="ad">
    <w:name w:val="Нижний колонтитул Знак"/>
    <w:basedOn w:val="a2"/>
    <w:link w:val="ac"/>
    <w:uiPriority w:val="99"/>
    <w:rsid w:val="0076565D"/>
    <w:rPr>
      <w:rFonts w:ascii="Times New Roman" w:eastAsia="Times New Roman" w:hAnsi="Times New Roman" w:cs="Times New Roman"/>
      <w:sz w:val="20"/>
      <w:szCs w:val="20"/>
      <w:lang w:eastAsia="ru-RU"/>
    </w:rPr>
  </w:style>
  <w:style w:type="character" w:styleId="ae">
    <w:name w:val="Hyperlink"/>
    <w:rsid w:val="00397628"/>
    <w:rPr>
      <w:color w:val="0000FF"/>
      <w:u w:val="single"/>
    </w:rPr>
  </w:style>
  <w:style w:type="paragraph" w:styleId="31">
    <w:name w:val="Body Text 3"/>
    <w:basedOn w:val="a1"/>
    <w:link w:val="32"/>
    <w:unhideWhenUsed/>
    <w:rsid w:val="00397628"/>
    <w:pPr>
      <w:spacing w:after="120"/>
    </w:pPr>
    <w:rPr>
      <w:sz w:val="16"/>
      <w:szCs w:val="16"/>
    </w:rPr>
  </w:style>
  <w:style w:type="character" w:customStyle="1" w:styleId="32">
    <w:name w:val="Основной текст 3 Знак"/>
    <w:basedOn w:val="a2"/>
    <w:link w:val="31"/>
    <w:uiPriority w:val="99"/>
    <w:rsid w:val="00397628"/>
    <w:rPr>
      <w:rFonts w:ascii="Times New Roman" w:eastAsia="Times New Roman" w:hAnsi="Times New Roman" w:cs="Times New Roman"/>
      <w:sz w:val="16"/>
      <w:szCs w:val="16"/>
      <w:lang w:eastAsia="ru-RU"/>
    </w:rPr>
  </w:style>
  <w:style w:type="paragraph" w:styleId="af">
    <w:name w:val="Title"/>
    <w:basedOn w:val="a1"/>
    <w:link w:val="af0"/>
    <w:qFormat/>
    <w:rsid w:val="00654950"/>
    <w:pPr>
      <w:spacing w:before="240" w:after="60"/>
      <w:ind w:right="-2"/>
      <w:jc w:val="center"/>
    </w:pPr>
    <w:rPr>
      <w:b/>
      <w:lang w:val="en-US"/>
    </w:rPr>
  </w:style>
  <w:style w:type="character" w:customStyle="1" w:styleId="af0">
    <w:name w:val="Заголовок Знак"/>
    <w:basedOn w:val="a2"/>
    <w:link w:val="af"/>
    <w:rsid w:val="00654950"/>
    <w:rPr>
      <w:rFonts w:ascii="Times New Roman" w:eastAsia="Times New Roman" w:hAnsi="Times New Roman" w:cs="Times New Roman"/>
      <w:b/>
      <w:sz w:val="20"/>
      <w:szCs w:val="20"/>
      <w:lang w:val="en-US" w:eastAsia="ru-RU"/>
    </w:rPr>
  </w:style>
  <w:style w:type="paragraph" w:customStyle="1" w:styleId="ABLOCKPARA">
    <w:name w:val="A BLOCK PARA"/>
    <w:basedOn w:val="a1"/>
    <w:rsid w:val="00654950"/>
    <w:pPr>
      <w:spacing w:before="60" w:after="60"/>
      <w:ind w:left="284" w:right="-2"/>
      <w:jc w:val="both"/>
    </w:pPr>
    <w:rPr>
      <w:rFonts w:ascii="Book Antiqua" w:hAnsi="Book Antiqua"/>
      <w:lang w:val="en-US"/>
    </w:rPr>
  </w:style>
  <w:style w:type="paragraph" w:styleId="af1">
    <w:name w:val="Body Text Indent"/>
    <w:basedOn w:val="a1"/>
    <w:link w:val="af2"/>
    <w:rsid w:val="00654950"/>
    <w:pPr>
      <w:spacing w:before="60" w:after="120"/>
      <w:ind w:right="-2" w:firstLine="720"/>
      <w:jc w:val="both"/>
    </w:pPr>
    <w:rPr>
      <w:sz w:val="24"/>
      <w:lang w:val="en-GB"/>
    </w:rPr>
  </w:style>
  <w:style w:type="character" w:customStyle="1" w:styleId="af2">
    <w:name w:val="Основной текст с отступом Знак"/>
    <w:basedOn w:val="a2"/>
    <w:link w:val="af1"/>
    <w:rsid w:val="00654950"/>
    <w:rPr>
      <w:rFonts w:ascii="Times New Roman" w:eastAsia="Times New Roman" w:hAnsi="Times New Roman" w:cs="Times New Roman"/>
      <w:sz w:val="24"/>
      <w:szCs w:val="20"/>
      <w:lang w:val="en-GB" w:eastAsia="ru-RU"/>
    </w:rPr>
  </w:style>
  <w:style w:type="paragraph" w:styleId="21">
    <w:name w:val="Body Text 2"/>
    <w:basedOn w:val="a1"/>
    <w:link w:val="22"/>
    <w:uiPriority w:val="99"/>
    <w:rsid w:val="00654950"/>
    <w:pPr>
      <w:spacing w:before="240" w:after="60"/>
      <w:ind w:right="-2"/>
      <w:jc w:val="both"/>
    </w:pPr>
    <w:rPr>
      <w:lang w:val="en-US"/>
    </w:rPr>
  </w:style>
  <w:style w:type="character" w:customStyle="1" w:styleId="22">
    <w:name w:val="Основной текст 2 Знак"/>
    <w:basedOn w:val="a2"/>
    <w:link w:val="21"/>
    <w:uiPriority w:val="99"/>
    <w:rsid w:val="00654950"/>
    <w:rPr>
      <w:rFonts w:ascii="Times New Roman" w:eastAsia="Times New Roman" w:hAnsi="Times New Roman" w:cs="Times New Roman"/>
      <w:sz w:val="20"/>
      <w:szCs w:val="20"/>
      <w:lang w:val="en-US" w:eastAsia="ru-RU"/>
    </w:rPr>
  </w:style>
  <w:style w:type="character" w:styleId="af3">
    <w:name w:val="page number"/>
    <w:basedOn w:val="a2"/>
    <w:uiPriority w:val="99"/>
    <w:rsid w:val="00654950"/>
  </w:style>
  <w:style w:type="paragraph" w:styleId="23">
    <w:name w:val="Body Text Indent 2"/>
    <w:basedOn w:val="a1"/>
    <w:link w:val="24"/>
    <w:rsid w:val="00654950"/>
    <w:pPr>
      <w:spacing w:before="60" w:after="60"/>
      <w:ind w:right="-2"/>
      <w:jc w:val="both"/>
    </w:pPr>
    <w:rPr>
      <w:lang w:val="en-US"/>
    </w:rPr>
  </w:style>
  <w:style w:type="character" w:customStyle="1" w:styleId="24">
    <w:name w:val="Основной текст с отступом 2 Знак"/>
    <w:basedOn w:val="a2"/>
    <w:link w:val="23"/>
    <w:rsid w:val="00654950"/>
    <w:rPr>
      <w:rFonts w:ascii="Times New Roman" w:eastAsia="Times New Roman" w:hAnsi="Times New Roman" w:cs="Times New Roman"/>
      <w:sz w:val="20"/>
      <w:szCs w:val="20"/>
      <w:lang w:val="en-US" w:eastAsia="ru-RU"/>
    </w:rPr>
  </w:style>
  <w:style w:type="paragraph" w:styleId="33">
    <w:name w:val="Body Text Indent 3"/>
    <w:basedOn w:val="a1"/>
    <w:link w:val="34"/>
    <w:rsid w:val="00654950"/>
    <w:pPr>
      <w:spacing w:before="60" w:after="60"/>
      <w:ind w:right="-2"/>
      <w:jc w:val="both"/>
    </w:pPr>
  </w:style>
  <w:style w:type="character" w:customStyle="1" w:styleId="34">
    <w:name w:val="Основной текст с отступом 3 Знак"/>
    <w:basedOn w:val="a2"/>
    <w:link w:val="33"/>
    <w:rsid w:val="00654950"/>
    <w:rPr>
      <w:rFonts w:ascii="Times New Roman" w:eastAsia="Times New Roman" w:hAnsi="Times New Roman" w:cs="Times New Roman"/>
      <w:sz w:val="20"/>
      <w:szCs w:val="20"/>
      <w:lang w:eastAsia="ru-RU"/>
    </w:rPr>
  </w:style>
  <w:style w:type="paragraph" w:customStyle="1" w:styleId="StyleJustified">
    <w:name w:val="Style Justified"/>
    <w:basedOn w:val="a1"/>
    <w:link w:val="StyleJustifiedChar"/>
    <w:uiPriority w:val="99"/>
    <w:rsid w:val="00654950"/>
    <w:pPr>
      <w:spacing w:before="60" w:after="60"/>
      <w:ind w:right="-2"/>
      <w:jc w:val="both"/>
    </w:pPr>
  </w:style>
  <w:style w:type="character" w:customStyle="1" w:styleId="StyleJustifiedChar">
    <w:name w:val="Style Justified Char"/>
    <w:basedOn w:val="a2"/>
    <w:link w:val="StyleJustified"/>
    <w:uiPriority w:val="99"/>
    <w:locked/>
    <w:rsid w:val="00654950"/>
    <w:rPr>
      <w:rFonts w:ascii="Times New Roman" w:eastAsia="Times New Roman" w:hAnsi="Times New Roman" w:cs="Times New Roman"/>
      <w:sz w:val="20"/>
      <w:szCs w:val="20"/>
      <w:lang w:eastAsia="ru-RU"/>
    </w:rPr>
  </w:style>
  <w:style w:type="paragraph" w:customStyle="1" w:styleId="StyleBodyTextIndent3Before0pt">
    <w:name w:val="Style Body Text Indent 3 + Before:  0 pt"/>
    <w:basedOn w:val="33"/>
    <w:rsid w:val="00654950"/>
    <w:pPr>
      <w:spacing w:before="0"/>
    </w:pPr>
  </w:style>
  <w:style w:type="paragraph" w:customStyle="1" w:styleId="StyleJustifiedBefore0pt">
    <w:name w:val="Style Justified Before:  0 pt"/>
    <w:basedOn w:val="a1"/>
    <w:rsid w:val="00654950"/>
    <w:pPr>
      <w:spacing w:after="60"/>
      <w:ind w:right="-2"/>
      <w:jc w:val="both"/>
    </w:pPr>
  </w:style>
  <w:style w:type="paragraph" w:customStyle="1" w:styleId="StyleBodyTextIndent2Justified">
    <w:name w:val="Style Body Text Indent 2 + Justified"/>
    <w:basedOn w:val="23"/>
    <w:rsid w:val="00654950"/>
  </w:style>
  <w:style w:type="paragraph" w:customStyle="1" w:styleId="StyleBodyTextIndent2JustifiedBefore0pt">
    <w:name w:val="Style Body Text Indent 2 + Justified Before:  0 pt"/>
    <w:basedOn w:val="23"/>
    <w:rsid w:val="00654950"/>
    <w:pPr>
      <w:spacing w:before="0"/>
    </w:pPr>
  </w:style>
  <w:style w:type="paragraph" w:customStyle="1" w:styleId="StyleBodyText11ptAfter0pt">
    <w:name w:val="Style Body Text + 11 pt After:  0 pt"/>
    <w:basedOn w:val="a8"/>
    <w:rsid w:val="00654950"/>
    <w:pPr>
      <w:spacing w:before="60" w:after="0"/>
      <w:ind w:right="-2"/>
      <w:jc w:val="both"/>
    </w:pPr>
    <w:rPr>
      <w:lang w:val="en-GB"/>
    </w:rPr>
  </w:style>
  <w:style w:type="character" w:customStyle="1" w:styleId="af4">
    <w:name w:val="Текст выноски Знак"/>
    <w:basedOn w:val="a2"/>
    <w:link w:val="af5"/>
    <w:uiPriority w:val="99"/>
    <w:semiHidden/>
    <w:rsid w:val="00654950"/>
    <w:rPr>
      <w:rFonts w:ascii="Tahoma" w:eastAsia="Times New Roman" w:hAnsi="Tahoma" w:cs="Tahoma"/>
      <w:sz w:val="16"/>
      <w:szCs w:val="16"/>
      <w:lang w:eastAsia="ru-RU"/>
    </w:rPr>
  </w:style>
  <w:style w:type="paragraph" w:styleId="af5">
    <w:name w:val="Balloon Text"/>
    <w:basedOn w:val="a1"/>
    <w:link w:val="af4"/>
    <w:uiPriority w:val="99"/>
    <w:semiHidden/>
    <w:rsid w:val="00654950"/>
    <w:pPr>
      <w:spacing w:before="60" w:after="60"/>
      <w:ind w:right="-2"/>
      <w:jc w:val="both"/>
    </w:pPr>
    <w:rPr>
      <w:rFonts w:ascii="Tahoma" w:hAnsi="Tahoma" w:cs="Tahoma"/>
      <w:sz w:val="16"/>
      <w:szCs w:val="16"/>
    </w:rPr>
  </w:style>
  <w:style w:type="paragraph" w:styleId="61">
    <w:name w:val="toc 6"/>
    <w:basedOn w:val="a1"/>
    <w:next w:val="a1"/>
    <w:autoRedefine/>
    <w:rsid w:val="00654950"/>
    <w:pPr>
      <w:ind w:left="1200" w:right="-2"/>
      <w:jc w:val="both"/>
    </w:pPr>
    <w:rPr>
      <w:rFonts w:ascii="Calibri" w:hAnsi="Calibri"/>
      <w:szCs w:val="24"/>
      <w:lang w:eastAsia="en-US"/>
    </w:rPr>
  </w:style>
  <w:style w:type="paragraph" w:customStyle="1" w:styleId="af6">
    <w:name w:val="Пункт договора"/>
    <w:basedOn w:val="a1"/>
    <w:link w:val="af7"/>
    <w:rsid w:val="00654950"/>
    <w:pPr>
      <w:widowControl w:val="0"/>
      <w:shd w:val="clear" w:color="auto" w:fill="FFFFFF"/>
      <w:tabs>
        <w:tab w:val="num" w:pos="360"/>
      </w:tabs>
      <w:autoSpaceDE w:val="0"/>
      <w:autoSpaceDN w:val="0"/>
      <w:adjustRightInd w:val="0"/>
      <w:spacing w:before="60"/>
      <w:ind w:left="360" w:right="-2" w:hanging="360"/>
      <w:jc w:val="both"/>
    </w:pPr>
    <w:rPr>
      <w:color w:val="000000"/>
      <w:sz w:val="24"/>
      <w:szCs w:val="24"/>
    </w:rPr>
  </w:style>
  <w:style w:type="character" w:customStyle="1" w:styleId="af7">
    <w:name w:val="Пункт договора Знак"/>
    <w:link w:val="af6"/>
    <w:rsid w:val="00654950"/>
    <w:rPr>
      <w:rFonts w:ascii="Times New Roman" w:eastAsia="Times New Roman" w:hAnsi="Times New Roman" w:cs="Times New Roman"/>
      <w:color w:val="000000"/>
      <w:sz w:val="24"/>
      <w:szCs w:val="24"/>
      <w:shd w:val="clear" w:color="auto" w:fill="FFFFFF"/>
      <w:lang w:eastAsia="ru-RU"/>
    </w:rPr>
  </w:style>
  <w:style w:type="paragraph" w:customStyle="1" w:styleId="af8">
    <w:name w:val="Текст таблицы"/>
    <w:basedOn w:val="a1"/>
    <w:uiPriority w:val="99"/>
    <w:rsid w:val="00654950"/>
    <w:pPr>
      <w:spacing w:before="60" w:after="120"/>
      <w:ind w:right="-2"/>
      <w:jc w:val="both"/>
    </w:pPr>
    <w:rPr>
      <w:rFonts w:ascii="Tahoma" w:hAnsi="Tahoma" w:cs="Tahoma"/>
      <w:sz w:val="18"/>
      <w:lang w:eastAsia="en-US"/>
    </w:rPr>
  </w:style>
  <w:style w:type="character" w:styleId="af9">
    <w:name w:val="annotation reference"/>
    <w:rsid w:val="00654950"/>
    <w:rPr>
      <w:sz w:val="16"/>
      <w:szCs w:val="16"/>
    </w:rPr>
  </w:style>
  <w:style w:type="paragraph" w:styleId="afa">
    <w:name w:val="annotation text"/>
    <w:basedOn w:val="a1"/>
    <w:link w:val="afb"/>
    <w:rsid w:val="00654950"/>
    <w:pPr>
      <w:spacing w:before="60" w:after="60"/>
      <w:ind w:right="-2"/>
      <w:jc w:val="both"/>
    </w:pPr>
  </w:style>
  <w:style w:type="character" w:customStyle="1" w:styleId="afb">
    <w:name w:val="Текст примечания Знак"/>
    <w:basedOn w:val="a2"/>
    <w:link w:val="afa"/>
    <w:rsid w:val="00654950"/>
    <w:rPr>
      <w:rFonts w:ascii="Times New Roman" w:eastAsia="Times New Roman" w:hAnsi="Times New Roman" w:cs="Times New Roman"/>
      <w:sz w:val="20"/>
      <w:szCs w:val="20"/>
      <w:lang w:eastAsia="ru-RU"/>
    </w:rPr>
  </w:style>
  <w:style w:type="paragraph" w:styleId="afc">
    <w:name w:val="annotation subject"/>
    <w:basedOn w:val="afa"/>
    <w:next w:val="afa"/>
    <w:link w:val="afd"/>
    <w:rsid w:val="00654950"/>
    <w:rPr>
      <w:b/>
      <w:bCs/>
    </w:rPr>
  </w:style>
  <w:style w:type="character" w:customStyle="1" w:styleId="afd">
    <w:name w:val="Тема примечания Знак"/>
    <w:basedOn w:val="afb"/>
    <w:link w:val="afc"/>
    <w:rsid w:val="00654950"/>
    <w:rPr>
      <w:rFonts w:ascii="Times New Roman" w:eastAsia="Times New Roman" w:hAnsi="Times New Roman" w:cs="Times New Roman"/>
      <w:b/>
      <w:bCs/>
      <w:sz w:val="20"/>
      <w:szCs w:val="20"/>
      <w:lang w:eastAsia="ru-RU"/>
    </w:rPr>
  </w:style>
  <w:style w:type="character" w:styleId="afe">
    <w:name w:val="Strong"/>
    <w:uiPriority w:val="22"/>
    <w:qFormat/>
    <w:rsid w:val="00654950"/>
    <w:rPr>
      <w:b/>
      <w:bCs/>
    </w:rPr>
  </w:style>
  <w:style w:type="paragraph" w:customStyle="1" w:styleId="forumpages">
    <w:name w:val="forumpages"/>
    <w:basedOn w:val="a1"/>
    <w:rsid w:val="00654950"/>
    <w:pPr>
      <w:spacing w:before="13" w:after="25"/>
      <w:ind w:right="-2"/>
      <w:jc w:val="both"/>
    </w:pPr>
    <w:rPr>
      <w:rFonts w:ascii="Verdana" w:hAnsi="Verdana" w:cs="Tahoma"/>
      <w:color w:val="333333"/>
      <w:sz w:val="24"/>
      <w:szCs w:val="24"/>
    </w:rPr>
  </w:style>
  <w:style w:type="character" w:styleId="HTML">
    <w:name w:val="HTML Typewriter"/>
    <w:uiPriority w:val="99"/>
    <w:unhideWhenUsed/>
    <w:rsid w:val="00654950"/>
    <w:rPr>
      <w:rFonts w:ascii="Courier New" w:eastAsia="Calibri" w:hAnsi="Courier New" w:cs="Courier New" w:hint="default"/>
      <w:sz w:val="20"/>
      <w:szCs w:val="20"/>
    </w:rPr>
  </w:style>
  <w:style w:type="paragraph" w:customStyle="1" w:styleId="Centro1">
    <w:name w:val="Centro: Заголовок 1"/>
    <w:basedOn w:val="2"/>
    <w:link w:val="Centro10"/>
    <w:qFormat/>
    <w:rsid w:val="00654950"/>
    <w:pPr>
      <w:keepLines/>
      <w:numPr>
        <w:ilvl w:val="0"/>
        <w:numId w:val="5"/>
      </w:numPr>
      <w:spacing w:before="200" w:after="0" w:line="276" w:lineRule="auto"/>
      <w:jc w:val="left"/>
    </w:pPr>
    <w:rPr>
      <w:bCs/>
      <w:snapToGrid/>
      <w:color w:val="000000"/>
      <w:sz w:val="26"/>
      <w:szCs w:val="26"/>
      <w:lang w:val="ru-RU"/>
    </w:rPr>
  </w:style>
  <w:style w:type="character" w:customStyle="1" w:styleId="Centro10">
    <w:name w:val="Centro: Заголовок 1 Знак"/>
    <w:link w:val="Centro1"/>
    <w:rsid w:val="00654950"/>
    <w:rPr>
      <w:rFonts w:ascii="Times New Roman" w:eastAsia="Times New Roman" w:hAnsi="Times New Roman" w:cs="Times New Roman"/>
      <w:b/>
      <w:bCs/>
      <w:color w:val="000000"/>
      <w:sz w:val="26"/>
      <w:szCs w:val="26"/>
    </w:rPr>
  </w:style>
  <w:style w:type="paragraph" w:customStyle="1" w:styleId="Centro2">
    <w:name w:val="Centro: Заголовок 2"/>
    <w:basedOn w:val="Centro1"/>
    <w:qFormat/>
    <w:rsid w:val="00654950"/>
    <w:pPr>
      <w:numPr>
        <w:ilvl w:val="1"/>
      </w:numPr>
      <w:tabs>
        <w:tab w:val="num" w:pos="851"/>
      </w:tabs>
      <w:ind w:left="1440" w:hanging="360"/>
    </w:pPr>
  </w:style>
  <w:style w:type="paragraph" w:customStyle="1" w:styleId="Centro3">
    <w:name w:val="Centro: Заголовок 3"/>
    <w:basedOn w:val="3"/>
    <w:qFormat/>
    <w:rsid w:val="00654950"/>
    <w:pPr>
      <w:keepLines/>
      <w:numPr>
        <w:numId w:val="5"/>
      </w:numPr>
      <w:spacing w:before="200" w:after="0" w:line="276" w:lineRule="auto"/>
      <w:jc w:val="left"/>
    </w:pPr>
    <w:rPr>
      <w:b/>
      <w:bCs/>
      <w:snapToGrid/>
      <w:sz w:val="24"/>
      <w:szCs w:val="24"/>
    </w:rPr>
  </w:style>
  <w:style w:type="paragraph" w:customStyle="1" w:styleId="10">
    <w:name w:val="Список1"/>
    <w:basedOn w:val="StyleJustified"/>
    <w:link w:val="Char"/>
    <w:qFormat/>
    <w:rsid w:val="00654950"/>
    <w:pPr>
      <w:numPr>
        <w:numId w:val="6"/>
      </w:numPr>
    </w:pPr>
  </w:style>
  <w:style w:type="character" w:customStyle="1" w:styleId="Char">
    <w:name w:val="Список Char"/>
    <w:basedOn w:val="StyleJustifiedChar"/>
    <w:link w:val="10"/>
    <w:rsid w:val="00654950"/>
    <w:rPr>
      <w:rFonts w:ascii="Times New Roman" w:eastAsia="Times New Roman" w:hAnsi="Times New Roman" w:cs="Times New Roman"/>
      <w:sz w:val="20"/>
      <w:szCs w:val="20"/>
      <w:lang w:eastAsia="ru-RU"/>
    </w:rPr>
  </w:style>
  <w:style w:type="paragraph" w:customStyle="1" w:styleId="13">
    <w:name w:val="Обычный (веб)1"/>
    <w:basedOn w:val="a1"/>
    <w:uiPriority w:val="99"/>
    <w:unhideWhenUsed/>
    <w:rsid w:val="00654950"/>
    <w:pPr>
      <w:spacing w:before="100" w:beforeAutospacing="1" w:after="100" w:afterAutospacing="1"/>
    </w:pPr>
    <w:rPr>
      <w:sz w:val="24"/>
      <w:szCs w:val="24"/>
    </w:rPr>
  </w:style>
  <w:style w:type="character" w:customStyle="1" w:styleId="aff">
    <w:name w:val="Схема документа Знак"/>
    <w:basedOn w:val="a2"/>
    <w:link w:val="aff0"/>
    <w:semiHidden/>
    <w:rsid w:val="00654950"/>
    <w:rPr>
      <w:rFonts w:ascii="Times New Roman" w:eastAsia="Times New Roman" w:hAnsi="Times New Roman" w:cs="Times New Roman"/>
      <w:sz w:val="24"/>
      <w:szCs w:val="24"/>
      <w:lang w:eastAsia="ru-RU"/>
    </w:rPr>
  </w:style>
  <w:style w:type="paragraph" w:styleId="aff0">
    <w:name w:val="Document Map"/>
    <w:basedOn w:val="a1"/>
    <w:link w:val="aff"/>
    <w:semiHidden/>
    <w:unhideWhenUsed/>
    <w:rsid w:val="00654950"/>
    <w:pPr>
      <w:spacing w:before="60" w:after="60"/>
      <w:ind w:right="-2"/>
      <w:jc w:val="both"/>
    </w:pPr>
    <w:rPr>
      <w:sz w:val="24"/>
      <w:szCs w:val="24"/>
    </w:rPr>
  </w:style>
  <w:style w:type="paragraph" w:styleId="aff1">
    <w:name w:val="Revision"/>
    <w:hidden/>
    <w:uiPriority w:val="62"/>
    <w:unhideWhenUsed/>
    <w:rsid w:val="00654950"/>
    <w:pPr>
      <w:spacing w:after="0" w:line="240" w:lineRule="auto"/>
    </w:pPr>
    <w:rPr>
      <w:rFonts w:ascii="Times New Roman" w:eastAsia="Times New Roman" w:hAnsi="Times New Roman" w:cs="Times New Roman"/>
      <w:sz w:val="20"/>
      <w:szCs w:val="20"/>
      <w:lang w:eastAsia="ru-RU"/>
    </w:rPr>
  </w:style>
  <w:style w:type="paragraph" w:customStyle="1" w:styleId="MediumGrid1-Accent21">
    <w:name w:val="Medium Grid 1 - Accent 21"/>
    <w:basedOn w:val="a1"/>
    <w:uiPriority w:val="34"/>
    <w:qFormat/>
    <w:rsid w:val="00654950"/>
    <w:pPr>
      <w:ind w:left="720" w:right="-2"/>
      <w:contextualSpacing/>
      <w:jc w:val="both"/>
    </w:pPr>
    <w:rPr>
      <w:rFonts w:ascii="Verdana" w:hAnsi="Verdana"/>
      <w:lang w:val="da-DK" w:eastAsia="da-DK"/>
    </w:rPr>
  </w:style>
  <w:style w:type="paragraph" w:customStyle="1" w:styleId="1">
    <w:name w:val="Договор заголовок 1"/>
    <w:basedOn w:val="a1"/>
    <w:qFormat/>
    <w:rsid w:val="006075A5"/>
    <w:pPr>
      <w:numPr>
        <w:numId w:val="7"/>
      </w:numPr>
      <w:spacing w:before="240" w:after="120"/>
      <w:jc w:val="center"/>
      <w:outlineLvl w:val="0"/>
    </w:pPr>
    <w:rPr>
      <w:b/>
      <w:sz w:val="22"/>
      <w:lang w:eastAsia="en-US"/>
    </w:rPr>
  </w:style>
  <w:style w:type="paragraph" w:customStyle="1" w:styleId="textplain">
    <w:name w:val="text plain"/>
    <w:basedOn w:val="a1"/>
    <w:rsid w:val="00D53725"/>
    <w:pPr>
      <w:spacing w:before="100" w:beforeAutospacing="1" w:after="100" w:afterAutospacing="1"/>
      <w:ind w:left="540"/>
      <w:jc w:val="both"/>
    </w:pPr>
    <w:rPr>
      <w:lang w:eastAsia="en-US"/>
    </w:rPr>
  </w:style>
  <w:style w:type="paragraph" w:customStyle="1" w:styleId="a">
    <w:name w:val="Мой"/>
    <w:uiPriority w:val="99"/>
    <w:rsid w:val="009672F7"/>
    <w:pPr>
      <w:keepLines/>
      <w:numPr>
        <w:numId w:val="9"/>
      </w:numPr>
      <w:spacing w:after="240" w:line="320" w:lineRule="atLeast"/>
      <w:ind w:right="34"/>
    </w:pPr>
    <w:rPr>
      <w:rFonts w:ascii="Tahoma" w:eastAsia="Times New Roman" w:hAnsi="Tahoma" w:cs="Tahoma"/>
      <w:b/>
      <w:caps/>
      <w:kern w:val="28"/>
      <w:sz w:val="20"/>
      <w:szCs w:val="20"/>
      <w:lang w:eastAsia="ru-RU"/>
    </w:rPr>
  </w:style>
  <w:style w:type="paragraph" w:styleId="a0">
    <w:name w:val="No Spacing"/>
    <w:basedOn w:val="4"/>
    <w:uiPriority w:val="1"/>
    <w:qFormat/>
    <w:rsid w:val="009672F7"/>
    <w:pPr>
      <w:keepNext w:val="0"/>
      <w:numPr>
        <w:ilvl w:val="3"/>
        <w:numId w:val="10"/>
      </w:numPr>
      <w:tabs>
        <w:tab w:val="num" w:pos="360"/>
      </w:tabs>
      <w:spacing w:before="60"/>
      <w:ind w:left="1276" w:right="0" w:hanging="709"/>
    </w:pPr>
    <w:rPr>
      <w:sz w:val="22"/>
      <w:u w:val="none"/>
      <w:lang w:val="ru-RU" w:eastAsia="en-US"/>
    </w:rPr>
  </w:style>
  <w:style w:type="table" w:styleId="aff2">
    <w:name w:val="Table Grid"/>
    <w:basedOn w:val="a3"/>
    <w:uiPriority w:val="39"/>
    <w:rsid w:val="009672F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1"/>
    <w:rsid w:val="00412D6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587279">
      <w:bodyDiv w:val="1"/>
      <w:marLeft w:val="0"/>
      <w:marRight w:val="0"/>
      <w:marTop w:val="0"/>
      <w:marBottom w:val="0"/>
      <w:divBdr>
        <w:top w:val="none" w:sz="0" w:space="0" w:color="auto"/>
        <w:left w:val="none" w:sz="0" w:space="0" w:color="auto"/>
        <w:bottom w:val="none" w:sz="0" w:space="0" w:color="auto"/>
        <w:right w:val="none" w:sz="0" w:space="0" w:color="auto"/>
      </w:divBdr>
    </w:div>
    <w:div w:id="478115193">
      <w:bodyDiv w:val="1"/>
      <w:marLeft w:val="0"/>
      <w:marRight w:val="0"/>
      <w:marTop w:val="0"/>
      <w:marBottom w:val="0"/>
      <w:divBdr>
        <w:top w:val="none" w:sz="0" w:space="0" w:color="auto"/>
        <w:left w:val="none" w:sz="0" w:space="0" w:color="auto"/>
        <w:bottom w:val="none" w:sz="0" w:space="0" w:color="auto"/>
        <w:right w:val="none" w:sz="0" w:space="0" w:color="auto"/>
      </w:divBdr>
    </w:div>
    <w:div w:id="1095437721">
      <w:bodyDiv w:val="1"/>
      <w:marLeft w:val="0"/>
      <w:marRight w:val="0"/>
      <w:marTop w:val="0"/>
      <w:marBottom w:val="0"/>
      <w:divBdr>
        <w:top w:val="none" w:sz="0" w:space="0" w:color="auto"/>
        <w:left w:val="none" w:sz="0" w:space="0" w:color="auto"/>
        <w:bottom w:val="none" w:sz="0" w:space="0" w:color="auto"/>
        <w:right w:val="none" w:sz="0" w:space="0" w:color="auto"/>
      </w:divBdr>
    </w:div>
    <w:div w:id="1407532033">
      <w:bodyDiv w:val="1"/>
      <w:marLeft w:val="0"/>
      <w:marRight w:val="0"/>
      <w:marTop w:val="0"/>
      <w:marBottom w:val="0"/>
      <w:divBdr>
        <w:top w:val="none" w:sz="0" w:space="0" w:color="auto"/>
        <w:left w:val="none" w:sz="0" w:space="0" w:color="auto"/>
        <w:bottom w:val="none" w:sz="0" w:space="0" w:color="auto"/>
        <w:right w:val="none" w:sz="0" w:space="0" w:color="auto"/>
      </w:divBdr>
    </w:div>
    <w:div w:id="1621957824">
      <w:bodyDiv w:val="1"/>
      <w:marLeft w:val="0"/>
      <w:marRight w:val="0"/>
      <w:marTop w:val="0"/>
      <w:marBottom w:val="0"/>
      <w:divBdr>
        <w:top w:val="none" w:sz="0" w:space="0" w:color="auto"/>
        <w:left w:val="none" w:sz="0" w:space="0" w:color="auto"/>
        <w:bottom w:val="none" w:sz="0" w:space="0" w:color="auto"/>
        <w:right w:val="none" w:sz="0" w:space="0" w:color="auto"/>
      </w:divBdr>
    </w:div>
    <w:div w:id="178483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022DC4A680B714FA7E5B00815E3BA71" ma:contentTypeVersion="0" ma:contentTypeDescription="Создание документа." ma:contentTypeScope="" ma:versionID="18fcc3d0e48bf7950382a87f83057645">
  <xsd:schema xmlns:xsd="http://www.w3.org/2001/XMLSchema" xmlns:xs="http://www.w3.org/2001/XMLSchema" xmlns:p="http://schemas.microsoft.com/office/2006/metadata/properties" targetNamespace="http://schemas.microsoft.com/office/2006/metadata/properties" ma:root="true" ma:fieldsID="02f955febea7e716b4e91cddba17110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BED34-4C1E-4C58-B5C2-236FC02DF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7C09D19-B63D-481C-8E77-16E8753D32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DE8675-2E2F-41C8-B67A-05246E5D1054}">
  <ds:schemaRefs>
    <ds:schemaRef ds:uri="http://schemas.microsoft.com/sharepoint/v3/contenttype/forms"/>
  </ds:schemaRefs>
</ds:datastoreItem>
</file>

<file path=customXml/itemProps4.xml><?xml version="1.0" encoding="utf-8"?>
<ds:datastoreItem xmlns:ds="http://schemas.openxmlformats.org/officeDocument/2006/customXml" ds:itemID="{345FA3E9-8848-4542-8FCB-B697C5DEE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7</Pages>
  <Words>2621</Words>
  <Characters>14943</Characters>
  <Application>Microsoft Office Word</Application>
  <DocSecurity>8</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Беляевская Татьяна Б.</dc:creator>
  <cp:keywords/>
  <dc:description/>
  <cp:lastModifiedBy>Alexander Kamaev</cp:lastModifiedBy>
  <cp:revision>11</cp:revision>
  <dcterms:created xsi:type="dcterms:W3CDTF">2026-08-11T12:11:00Z</dcterms:created>
  <dcterms:modified xsi:type="dcterms:W3CDTF">2026-08-19T15:53:00Z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0x010100B022DC4A680B714FA7E5B00815E3BA71</vt:lpwstr>
  </property>
</Properties>
</file>